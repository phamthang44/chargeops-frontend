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200"/>
        <w:jc w:val="center"/>
        <w:rPr/>
      </w:pPr>
      <w:r>
        <w:rPr>
          <w:rFonts w:eastAsia="Arial" w:cs="Arial"/>
          <w:b/>
          <w:bCs/>
          <w:color w:val="2E75B6"/>
          <w:sz w:val="52"/>
          <w:szCs w:val="52"/>
        </w:rPr>
        <w:t>EV CHARGING BOOKING SYSTEM</w:t>
      </w:r>
    </w:p>
    <w:p>
      <w:pPr>
        <w:pStyle w:val="Normal"/>
        <w:spacing w:before="0" w:after="80"/>
        <w:jc w:val="center"/>
        <w:rPr/>
      </w:pPr>
      <w:r>
        <w:rPr>
          <w:rFonts w:eastAsia="Arial" w:cs="Arial"/>
          <w:b/>
          <w:bCs/>
          <w:color w:val="1F4E79"/>
          <w:sz w:val="72"/>
          <w:szCs w:val="72"/>
        </w:rPr>
        <w:t>ChargeOps</w:t>
      </w:r>
    </w:p>
    <w:p>
      <w:pPr>
        <w:pStyle w:val="Normal"/>
        <w:spacing w:before="0" w:after="400"/>
        <w:jc w:val="center"/>
        <w:rPr/>
      </w:pPr>
      <w:r>
        <w:rPr>
          <w:rFonts w:eastAsia="Arial" w:cs="Arial"/>
          <w:color w:val="404040"/>
          <w:sz w:val="36"/>
          <w:szCs w:val="36"/>
        </w:rPr>
        <w:t>Software Requirements Specification (SRS)</w:t>
      </w:r>
    </w:p>
    <w:p>
      <w:pPr>
        <w:pStyle w:val="Normal"/>
        <w:spacing w:before="0" w:after="120"/>
        <w:jc w:val="center"/>
        <w:rPr/>
      </w:pPr>
      <w:r>
        <w:rPr>
          <w:rFonts w:eastAsia="Arial" w:cs="Arial"/>
          <w:i/>
          <w:iCs/>
          <w:color w:val="666666"/>
          <w:sz w:val="26"/>
          <w:szCs w:val="26"/>
        </w:rPr>
        <w:t>Version 4.6  |  Draft for Supervisor Review</w:t>
      </w:r>
    </w:p>
    <w:p>
      <w:pPr>
        <w:pStyle w:val="Normal"/>
        <w:rPr/>
      </w:pPr>
      <w:r>
        <w:rPr/>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Student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Pham Duc Thang</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Student ID</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001407356</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Programme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BSc (Hons) Computing</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Supervisor</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[Supervisor Name]</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Academic Year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2024 – 2025</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Date</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21 July 2026</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Status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DRAFT — For Review</w:t>
            </w:r>
          </w:p>
        </w:tc>
      </w:tr>
    </w:tbl>
    <w:p>
      <w:pPr>
        <w:pStyle w:val="Normal"/>
        <w:rPr/>
      </w:pPr>
      <w:r>
        <w:rPr/>
      </w:r>
      <w:r>
        <w:br w:type="page"/>
      </w:r>
    </w:p>
    <w:p>
      <w:pPr>
        <w:pStyle w:val="Heading1"/>
        <w:spacing w:before="0" w:after="160"/>
        <w:rPr/>
      </w:pPr>
      <w:r>
        <w:rPr>
          <w:rFonts w:eastAsia="Arial" w:cs="Arial" w:ascii="Arial" w:hAnsi="Arial"/>
          <w:b/>
          <w:bCs/>
          <w:sz w:val="32"/>
          <w:szCs w:val="32"/>
        </w:rPr>
        <w:t>1. Introduction</w:t>
      </w:r>
    </w:p>
    <w:p>
      <w:pPr>
        <w:pStyle w:val="Heading2"/>
        <w:rPr/>
      </w:pPr>
      <w:r>
        <w:rPr>
          <w:rFonts w:eastAsia="Arial" w:cs="Arial" w:ascii="Arial" w:hAnsi="Arial"/>
          <w:b/>
          <w:bCs/>
          <w:sz w:val="28"/>
          <w:szCs w:val="28"/>
        </w:rPr>
        <w:t>1.1 Purpose</w:t>
      </w:r>
    </w:p>
    <w:p>
      <w:pPr>
        <w:pStyle w:val="Normal"/>
        <w:spacing w:before="0" w:after="120"/>
        <w:rPr/>
      </w:pPr>
      <w:r>
        <w:rPr>
          <w:rFonts w:eastAsia="Arial" w:cs="Arial"/>
          <w:sz w:val="22"/>
          <w:szCs w:val="22"/>
        </w:rPr>
        <w:t>This Software Requirements Specification (SRS) defines the functional and non-functional requirements for the EV Charging Booking System — ChargeOps. The document serves as the reference agreement between the development team and stakeholders regarding what the system will and will not do.</w:t>
      </w:r>
    </w:p>
    <w:p>
      <w:pPr>
        <w:pStyle w:val="Normal"/>
        <w:spacing w:before="0" w:after="120"/>
        <w:rPr/>
      </w:pPr>
      <w:r>
        <w:rPr>
          <w:rFonts w:eastAsia="Arial" w:cs="Arial"/>
          <w:sz w:val="22"/>
          <w:szCs w:val="22"/>
        </w:rPr>
        <w:t>This document is intended for the project supervisor, academic mentor, and developer (Pham Duc Thang) as part of the BSc (Hons) Computing Final Year Project, Academic Year 2024–2025.</w:t>
      </w:r>
    </w:p>
    <w:p>
      <w:pPr>
        <w:pStyle w:val="Normal"/>
        <w:rPr/>
      </w:pPr>
      <w:r>
        <w:rPr/>
      </w:r>
    </w:p>
    <w:p>
      <w:pPr>
        <w:pStyle w:val="Heading2"/>
        <w:rPr/>
      </w:pPr>
      <w:r>
        <w:rPr>
          <w:rFonts w:eastAsia="Arial" w:cs="Arial" w:ascii="Arial" w:hAnsi="Arial"/>
          <w:b/>
          <w:bCs/>
          <w:sz w:val="28"/>
          <w:szCs w:val="28"/>
        </w:rPr>
        <w:t>1.2 Project Overview</w:t>
      </w:r>
    </w:p>
    <w:p>
      <w:pPr>
        <w:pStyle w:val="Normal"/>
        <w:spacing w:before="0" w:after="120"/>
        <w:rPr/>
      </w:pPr>
      <w:r>
        <w:rPr>
          <w:rFonts w:eastAsia="Arial" w:cs="Arial"/>
          <w:sz w:val="22"/>
          <w:szCs w:val="22"/>
        </w:rPr>
        <w:t>ChargeOps is a multi-role platform designed to connect independent EV charging station owners in Vietnam with electric vehicle drivers. The system enables station owners to register, configure, and manage their charging infrastructure, while allowing drivers to discover stations, pre-book time slots, pay the slot price upfront, and complete the full charging session lifecycle.</w:t>
      </w:r>
    </w:p>
    <w:p>
      <w:pPr>
        <w:pStyle w:val="Normal"/>
        <w:spacing w:before="0" w:after="120"/>
        <w:rPr/>
      </w:pPr>
      <w:r>
        <w:rPr>
          <w:rFonts w:eastAsia="Arial" w:cs="Arial"/>
          <w:sz w:val="22"/>
          <w:szCs w:val="22"/>
        </w:rPr>
        <w:t>The system addresses a documented gap in the Vietnamese EV market: no accessible, open platform currently exists for the independent small-scale station operator. Large closed networks (V-Green/VinFast, CHARGE+) serve only their own franchises, and existing driver-facing apps (Tram EV, EVCS.VN) provide no self-service management tooling for independent owners.</w:t>
      </w:r>
    </w:p>
    <w:p>
      <w:pPr>
        <w:pStyle w:val="Normal"/>
        <w:rPr/>
      </w:pPr>
      <w:r>
        <w:rPr/>
      </w:r>
    </w:p>
    <w:p>
      <w:pPr>
        <w:pStyle w:val="Heading2"/>
        <w:rPr/>
      </w:pPr>
      <w:r>
        <w:rPr>
          <w:rFonts w:eastAsia="Arial" w:cs="Arial" w:ascii="Arial" w:hAnsi="Arial"/>
          <w:b/>
          <w:bCs/>
          <w:sz w:val="28"/>
          <w:szCs w:val="28"/>
        </w:rPr>
        <w:t>1.3 Scope</w:t>
      </w:r>
    </w:p>
    <w:p>
      <w:pPr>
        <w:pStyle w:val="Normal"/>
        <w:spacing w:before="0" w:after="120"/>
        <w:rPr/>
      </w:pPr>
      <w:r>
        <w:rPr>
          <w:rFonts w:eastAsia="Arial" w:cs="Arial"/>
          <w:sz w:val="22"/>
          <w:szCs w:val="22"/>
        </w:rPr>
        <w:t>The system covers the following high-level capabilities:</w:t>
      </w:r>
    </w:p>
    <w:p>
      <w:pPr>
        <w:pStyle w:val="ListParagraph"/>
        <w:numPr>
          <w:ilvl w:val="0"/>
          <w:numId w:val="3"/>
        </w:numPr>
        <w:spacing w:before="0" w:after="80"/>
        <w:rPr/>
      </w:pPr>
      <w:r>
        <w:rPr>
          <w:rFonts w:eastAsia="Arial" w:cs="Arial"/>
          <w:sz w:val="22"/>
          <w:szCs w:val="22"/>
        </w:rPr>
        <w:t>Driver-facing (mobile app): station discovery, map search, time-slot booking, slot payment, QR code check-in, booking management, and session history.</w:t>
      </w:r>
    </w:p>
    <w:p>
      <w:pPr>
        <w:pStyle w:val="ListParagraph"/>
        <w:numPr>
          <w:ilvl w:val="0"/>
          <w:numId w:val="1"/>
        </w:numPr>
        <w:spacing w:before="0" w:after="80"/>
        <w:rPr/>
      </w:pPr>
      <w:r>
        <w:rPr>
          <w:rFonts w:eastAsia="Arial" w:cs="Arial"/>
          <w:sz w:val="22"/>
          <w:szCs w:val="22"/>
        </w:rPr>
        <w:t>Station owner-facing (responsive web application): station registration, charger and pricing management, booking oversight, and revenue dashboard. The owner interface shares a single responsive web application with the admin interface, with access governed by role (OWNER / ADMIN / STATION_STAFF).</w:t>
      </w:r>
    </w:p>
    <w:p>
      <w:pPr>
        <w:pStyle w:val="ListParagraph"/>
        <w:numPr>
          <w:ilvl w:val="0"/>
          <w:numId w:val="1"/>
        </w:numPr>
        <w:spacing w:before="0" w:after="80"/>
        <w:rPr/>
      </w:pPr>
      <w:r>
        <w:rPr>
          <w:rFonts w:eastAsia="Arial" w:cs="Arial"/>
          <w:sz w:val="22"/>
          <w:szCs w:val="22"/>
        </w:rPr>
        <w:t>Admin-facing (responsive web application): station registration approval, charger provisioning and license management, user management, transaction monitoring, and system analytics. Admin and owner roles are served by the same responsive web application, separated by role-based access control.</w:t>
      </w:r>
    </w:p>
    <w:p>
      <w:pPr>
        <w:pStyle w:val="ListParagraph"/>
        <w:numPr>
          <w:ilvl w:val="0"/>
          <w:numId w:val="1"/>
        </w:numPr>
        <w:spacing w:before="0" w:after="80"/>
        <w:rPr/>
      </w:pPr>
      <w:r>
        <w:rPr>
          <w:rFonts w:eastAsia="Arial" w:cs="Arial"/>
          <w:sz w:val="22"/>
          <w:szCs w:val="22"/>
        </w:rPr>
        <w:t>Platform services: booking lifecycle state machine, payment and refund logic, notification delivery (email), JWT-based role authentication, and an AI policy assistant chatbot (RAG) for answering user questions about platform policies.</w:t>
      </w:r>
    </w:p>
    <w:p>
      <w:pPr>
        <w:pStyle w:val="ListParagraph"/>
        <w:numPr>
          <w:ilvl w:val="0"/>
          <w:numId w:val="1"/>
        </w:numPr>
        <w:spacing w:before="0" w:after="80"/>
        <w:rPr/>
      </w:pPr>
      <w:r>
        <w:rPr>
          <w:rFonts w:eastAsia="Arial" w:cs="Arial"/>
          <w:sz w:val="22"/>
          <w:szCs w:val="22"/>
        </w:rPr>
        <w:t>Support and operations: an in-app support ticket system with category-based routing (station-scoped tickets to the Owner and assigned Staff, platform-level tickets to Admin), and owner-managed Station Staff accounts holding a restricted operational role.</w:t>
      </w:r>
    </w:p>
    <w:p>
      <w:pPr>
        <w:pStyle w:val="Normal"/>
        <w:rPr/>
      </w:pPr>
      <w:r>
        <w:rPr/>
      </w:r>
    </w:p>
    <w:p>
      <w:pPr>
        <w:pStyle w:val="Normal"/>
        <w:spacing w:before="0" w:after="120"/>
        <w:rPr/>
      </w:pPr>
      <w:r>
        <w:rPr>
          <w:rFonts w:eastAsia="Arial" w:cs="Arial"/>
          <w:sz w:val="22"/>
          <w:szCs w:val="22"/>
        </w:rPr>
        <w:t>The following are explicitly OUT OF SCOPE for this project:</w:t>
      </w:r>
    </w:p>
    <w:p>
      <w:pPr>
        <w:pStyle w:val="ListParagraph"/>
        <w:numPr>
          <w:ilvl w:val="0"/>
          <w:numId w:val="1"/>
        </w:numPr>
        <w:spacing w:before="0" w:after="80"/>
        <w:rPr/>
      </w:pPr>
      <w:r>
        <w:rPr>
          <w:rFonts w:eastAsia="Arial" w:cs="Arial"/>
          <w:sz w:val="22"/>
          <w:szCs w:val="22"/>
        </w:rPr>
        <w:t>IoT hardware control of any kind — the system does not send signals to or receive sensor data from physical charger units. Charger status changes are logical database updates only.</w:t>
      </w:r>
    </w:p>
    <w:p>
      <w:pPr>
        <w:pStyle w:val="ListParagraph"/>
        <w:numPr>
          <w:ilvl w:val="0"/>
          <w:numId w:val="1"/>
        </w:numPr>
        <w:spacing w:before="0" w:after="80"/>
        <w:rPr/>
      </w:pPr>
      <w:r>
        <w:rPr>
          <w:rFonts w:eastAsia="Arial" w:cs="Arial"/>
          <w:sz w:val="22"/>
          <w:szCs w:val="22"/>
        </w:rPr>
        <w:t>In-app legal document upload and verification for station owner registration (handled offline; admin approves manually).</w:t>
      </w:r>
    </w:p>
    <w:p>
      <w:pPr>
        <w:pStyle w:val="ListParagraph"/>
        <w:numPr>
          <w:ilvl w:val="0"/>
          <w:numId w:val="1"/>
        </w:numPr>
        <w:spacing w:before="0" w:after="80"/>
        <w:rPr/>
      </w:pPr>
      <w:r>
        <w:rPr>
          <w:rFonts w:eastAsia="Arial" w:cs="Arial"/>
          <w:sz w:val="22"/>
          <w:szCs w:val="22"/>
        </w:rPr>
        <w:t>Route planning or turn-by-turn navigation.</w:t>
      </w:r>
    </w:p>
    <w:p>
      <w:pPr>
        <w:pStyle w:val="ListParagraph"/>
        <w:numPr>
          <w:ilvl w:val="0"/>
          <w:numId w:val="1"/>
        </w:numPr>
        <w:spacing w:before="0" w:after="80"/>
        <w:rPr/>
      </w:pPr>
      <w:r>
        <w:rPr>
          <w:rFonts w:eastAsia="Arial" w:cs="Arial"/>
          <w:sz w:val="22"/>
          <w:szCs w:val="22"/>
        </w:rPr>
        <w:t>Real financial transactions — payment gateway integration operates in sandbox/test mode only.</w:t>
      </w:r>
    </w:p>
    <w:p>
      <w:pPr>
        <w:pStyle w:val="ListParagraph"/>
        <w:numPr>
          <w:ilvl w:val="0"/>
          <w:numId w:val="1"/>
        </w:numPr>
        <w:spacing w:before="0" w:after="80"/>
        <w:rPr/>
      </w:pPr>
      <w:r>
        <w:rPr>
          <w:rFonts w:eastAsia="Arial" w:cs="Arial"/>
          <w:sz w:val="22"/>
          <w:szCs w:val="22"/>
        </w:rPr>
        <w:t>Native mobile application for the station owner. The owner manages their station through the responsive web application, which is usable on both desktop and mobile browsers. A dedicated owner mobile app is a candidate for a future release.</w:t>
      </w:r>
    </w:p>
    <w:p>
      <w:pPr>
        <w:pStyle w:val="ListParagraph"/>
        <w:numPr>
          <w:ilvl w:val="0"/>
          <w:numId w:val="1"/>
        </w:numPr>
        <w:spacing w:before="0" w:after="80"/>
        <w:rPr/>
      </w:pPr>
      <w:r>
        <w:rPr>
          <w:rFonts w:eastAsia="Arial" w:cs="Arial"/>
          <w:sz w:val="22"/>
          <w:szCs w:val="22"/>
        </w:rPr>
        <w:t>Staff workforce management — attendance / time tracking, shift scheduling, and payroll are outside the platform’s domain boundary. Staff activity records (tickets handled, connector status changes) exist for audit and accountability only and are never used to derive work hours or compensation (see Section 8).</w:t>
      </w:r>
    </w:p>
    <w:p>
      <w:pPr>
        <w:pStyle w:val="Normal"/>
        <w:rPr/>
      </w:pPr>
      <w:r>
        <w:rPr/>
      </w:r>
    </w:p>
    <w:p>
      <w:pPr>
        <w:pStyle w:val="Heading2"/>
        <w:rPr/>
      </w:pPr>
      <w:r>
        <w:rPr>
          <w:rFonts w:eastAsia="Arial" w:cs="Arial" w:ascii="Arial" w:hAnsi="Arial"/>
          <w:b/>
          <w:bCs/>
          <w:sz w:val="28"/>
          <w:szCs w:val="28"/>
        </w:rPr>
        <w:t>1.4 Definitions and Acronyms</w:t>
      </w:r>
    </w:p>
    <w:tbl>
      <w:tblPr>
        <w:tblW w:w="9360" w:type="dxa"/>
        <w:jc w:val="left"/>
        <w:tblInd w:w="0" w:type="dxa"/>
        <w:tblLayout w:type="fixed"/>
        <w:tblCellMar>
          <w:top w:w="80" w:type="dxa"/>
          <w:left w:w="120" w:type="dxa"/>
          <w:bottom w:w="80" w:type="dxa"/>
          <w:right w:w="120" w:type="dxa"/>
        </w:tblCellMar>
      </w:tblPr>
      <w:tblGrid>
        <w:gridCol w:w="2199"/>
        <w:gridCol w:w="7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Term</w:t>
            </w:r>
          </w:p>
        </w:tc>
        <w:tc>
          <w:tcPr>
            <w:tcW w:w="7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Definition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EV</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Electric Vehicle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SRS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Software Requirements Specification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Functional Requirement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Non-Functional Requirement</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JWT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JSON Web Token — used for stateless authentication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QR Code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Quick Response code — a 2D barcode printed on each physical Charge Point for driver check-in identification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Charge Point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single physical charging device installed at a station (e.g. “Charge Point A”). It is the unit that bears the printed QR label and carries a device-level operational status. A Charge Point exposes one or more Connectors. A Station has many Charge Points; a Charge Point belongs to one Station.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Connector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individual physical charging port on a Charge Point (e.g. CCS2, CHAdeMO, AC Type 2). A Connector is the bookable unit: one Connector serves one vehicle in one parking bay at a time, and all booking, locking, and availability logic operates at the Connector level. A Charge Point has one or more Connectors; a Connector belongs to one Charge Point. Each Connector has its own connector_type and rated power_kw.</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Charger ID</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 xml:space="preserve">A unique system-generated identifier assigned to each Charge Point (physical device) record; encoded in the printed QR code. Despite the legacy name, it </w:t>
            </w:r>
            <w:del w:id="50000" w:author="Claude" w:date="2026-07-21T00:00:00Z">
              <w:r>
                <w:rPr>
                  <w:rFonts w:eastAsia="Arial" w:cs="Arial"/>
                  <w:b w:val="false"/>
                  <w:bCs w:val="false"/>
                  <w:color w:val="000000"/>
                  <w:sz w:val="20"/>
                  <w:szCs w:val="20"/>
                </w:rPr>
                <w:delText xml:space="preserve">identifies a Charge Point, not an individual Connector</w:delText>
              </w:r>
            </w:del>
            <w:ins w:id="50001" w:author="Claude" w:date="2026-07-21T00:00:00Z">
              <w:r>
                <w:rPr>
                  <w:rFonts w:eastAsia="Arial" w:cs="Arial"/>
                  <w:b w:val="false"/>
                  <w:bCs w:val="false"/>
                  <w:color w:val="000000"/>
                  <w:sz w:val="20"/>
                  <w:szCs w:val="20"/>
                </w:rPr>
                <w:t xml:space="preserve">identifies a Connector — the individual bookable port. Each Connector has its own QR label and its own Charger ID; the QR encodes the Connector’s id and is what a driver scans at check-in</w:t>
              </w:r>
            </w:ins>
            <w:r>
              <w:rPr>
                <w:rFonts w:eastAsia="Arial" w:cs="Arial"/>
                <w:b w:val="false"/>
                <w:bCs w:val="false"/>
                <w:color w:val="000000"/>
                <w:sz w:val="20"/>
                <w:szCs w:val="20"/>
              </w:rPr>
              <w:t xml:space="preserv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License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subscription purchased by a station owner that activates charger management capability on the platform</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Time Range (Booking Window)</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continuous start-to-end time interval a driver reserves on a specific Connector when booking. It is chosen at booking time (start time + duration) and stored on the booking itself; the system does not pre-generate fixed slots. Informally also called a “slot” in the driver-facing UI.</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Lifecycle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sequence of states a booking passes through: Pending Payment &gt; Confirmed &gt; Checked-In &gt; Charging &gt; Completed / Cancelled</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Slot Payment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full, fixed price of a booked time slot, paid upfront at booking time and subject to refund rules on cancellation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PostGIS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spatial database extension for PostgreSQL that enables geospatial queries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REST API</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Representational State Transfer Application Programming Interface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RBAC</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Role-Based Access Control — access governed by assigned role (DRIVER, OWNER, ADMIN, STATION_STAFF). Roles are additive: a user may hold more than one role at once (e.g. DRIVER + STATION_STAFF). Users can never change or grant their own roles.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Staff</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 granted the STATION_STAFF role by a Station Owner for one or more specific stations. Staff hold a strict subset of the owner’s operational permissions (view station bookings/status, toggle connector operational status, handle station tickets) and have no access to pricing, revenue, configuration, or staff management. See FR17.</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Support Ticket</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user-reported issue record with category-based routing and an append-only message thread. Lifecycle: OPEN &gt; IN_PROGRESS &gt; RESOLVED &gt; CLOSED. Station-scoped tickets route to the station’s Owner and assigned Staff; platform-level tickets route to Admin. See FR16.</w:t>
            </w:r>
          </w:p>
        </w:tc>
      </w:tr>
    </w:tbl>
    <w:p>
      <w:pPr>
        <w:pStyle w:val="Normal"/>
        <w:rPr/>
      </w:pPr>
      <w:r>
        <w:rPr/>
      </w:r>
    </w:p>
    <w:p>
      <w:pPr>
        <w:pStyle w:val="Heading2"/>
        <w:rPr/>
      </w:pPr>
      <w:r>
        <w:rPr>
          <w:rFonts w:eastAsia="Arial" w:cs="Arial" w:ascii="Arial" w:hAnsi="Arial"/>
          <w:b/>
          <w:bCs/>
          <w:sz w:val="28"/>
          <w:szCs w:val="28"/>
        </w:rPr>
        <w:t>1.5 References</w:t>
      </w:r>
    </w:p>
    <w:p>
      <w:pPr>
        <w:pStyle w:val="ListParagraph"/>
        <w:numPr>
          <w:ilvl w:val="0"/>
          <w:numId w:val="1"/>
        </w:numPr>
        <w:spacing w:before="0" w:after="80"/>
        <w:rPr/>
      </w:pPr>
      <w:r>
        <w:rPr>
          <w:rFonts w:eastAsia="Arial" w:cs="Arial"/>
          <w:sz w:val="22"/>
          <w:szCs w:val="22"/>
        </w:rPr>
        <w:t>EV Charging Booking System — Project Proposal v4 (Pham Duc Thang, 2024–2025)</w:t>
      </w:r>
    </w:p>
    <w:p>
      <w:pPr>
        <w:pStyle w:val="ListParagraph"/>
        <w:numPr>
          <w:ilvl w:val="0"/>
          <w:numId w:val="1"/>
        </w:numPr>
        <w:spacing w:before="0" w:after="80"/>
        <w:rPr/>
      </w:pPr>
      <w:r>
        <w:rPr>
          <w:rFonts w:eastAsia="Arial" w:cs="Arial"/>
          <w:sz w:val="22"/>
          <w:szCs w:val="22"/>
        </w:rPr>
        <w:t>IEEE Std 830-1998 — Recommended Practice for Software Requirements Specifications</w:t>
      </w:r>
    </w:p>
    <w:p>
      <w:pPr>
        <w:pStyle w:val="ListParagraph"/>
        <w:numPr>
          <w:ilvl w:val="0"/>
          <w:numId w:val="1"/>
        </w:numPr>
        <w:spacing w:before="0" w:after="80"/>
        <w:rPr/>
      </w:pPr>
      <w:r>
        <w:rPr>
          <w:rFonts w:eastAsia="Arial" w:cs="Arial"/>
          <w:sz w:val="22"/>
          <w:szCs w:val="22"/>
        </w:rPr>
        <w:t>International Energy Agency (2024). Global EV Outlook.</w:t>
      </w:r>
    </w:p>
    <w:p>
      <w:pPr>
        <w:pStyle w:val="ListParagraph"/>
        <w:numPr>
          <w:ilvl w:val="0"/>
          <w:numId w:val="1"/>
        </w:numPr>
        <w:spacing w:before="0" w:after="80"/>
        <w:rPr/>
      </w:pPr>
      <w:r>
        <w:rPr>
          <w:rFonts w:eastAsia="Arial" w:cs="Arial"/>
          <w:sz w:val="22"/>
          <w:szCs w:val="22"/>
        </w:rPr>
        <w:t>VNPay Developer Documentation — https://sandbox.vnpayment.vn/apis/</w:t>
      </w:r>
    </w:p>
    <w:p>
      <w:pPr>
        <w:pStyle w:val="ListParagraph"/>
        <w:numPr>
          <w:ilvl w:val="0"/>
          <w:numId w:val="1"/>
        </w:numPr>
        <w:spacing w:before="0" w:after="80"/>
        <w:rPr/>
      </w:pPr>
      <w:r>
        <w:rPr>
          <w:rFonts w:eastAsia="Arial" w:cs="Arial"/>
          <w:sz w:val="22"/>
          <w:szCs w:val="22"/>
        </w:rPr>
        <w:t>Spring Boot Reference Documentation — https://spring.io/projects/spring-boot</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2. System Overview</w:t>
      </w:r>
    </w:p>
    <w:p>
      <w:pPr>
        <w:pStyle w:val="Heading2"/>
        <w:rPr/>
      </w:pPr>
      <w:r>
        <w:rPr>
          <w:rFonts w:eastAsia="Arial" w:cs="Arial" w:ascii="Arial" w:hAnsi="Arial"/>
          <w:b/>
          <w:bCs/>
          <w:sz w:val="28"/>
          <w:szCs w:val="28"/>
        </w:rPr>
        <w:t>2.1 System Description</w:t>
      </w:r>
    </w:p>
    <w:p>
      <w:pPr>
        <w:pStyle w:val="Normal"/>
        <w:spacing w:before="0" w:after="120"/>
        <w:rPr/>
      </w:pPr>
      <w:r>
        <w:rPr>
          <w:rFonts w:eastAsia="Arial" w:cs="Arial"/>
          <w:sz w:val="22"/>
          <w:szCs w:val="22"/>
        </w:rPr>
        <w:t>ChargeOps is a platform built on a monolithic layered architecture (Controller &gt; Service &gt; Repository). One React Native mobile app (Driver) and one React/Next.js responsive web application (shared by Station Owner, Station Staff, and Admin, separated by role-based access control) communicate with a Java Spring Boot backend exclusively through RESTful APIs. PostgreSQL with PostGIS extensions provides the primary data store, with geospatial indexing enabling proximity-based station search.</w:t>
      </w:r>
    </w:p>
    <w:p>
      <w:pPr>
        <w:pStyle w:val="Normal"/>
        <w:rPr/>
      </w:pPr>
      <w:r>
        <w:rPr/>
      </w:r>
    </w:p>
    <w:p>
      <w:pPr>
        <w:pStyle w:val="Heading2"/>
        <w:rPr/>
      </w:pPr>
      <w:r>
        <w:rPr>
          <w:rFonts w:eastAsia="Arial" w:cs="Arial" w:ascii="Arial" w:hAnsi="Arial"/>
          <w:b/>
          <w:bCs/>
          <w:sz w:val="28"/>
          <w:szCs w:val="28"/>
        </w:rPr>
        <w:t>2.2 Actors</w:t>
      </w:r>
    </w:p>
    <w:tbl>
      <w:tblPr>
        <w:tblW w:w="9360" w:type="dxa"/>
        <w:jc w:val="left"/>
        <w:tblInd w:w="0" w:type="dxa"/>
        <w:tblLayout w:type="fixed"/>
        <w:tblCellMar>
          <w:top w:w="80" w:type="dxa"/>
          <w:left w:w="120" w:type="dxa"/>
          <w:bottom w:w="80" w:type="dxa"/>
          <w:right w:w="120" w:type="dxa"/>
        </w:tblCellMar>
      </w:tblPr>
      <w:tblGrid>
        <w:gridCol w:w="1599"/>
        <w:gridCol w:w="2000"/>
        <w:gridCol w:w="1800"/>
        <w:gridCol w:w="39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Type</w:t>
            </w:r>
          </w:p>
        </w:tc>
        <w:tc>
          <w:tcPr>
            <w:tcW w:w="18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Client</w:t>
            </w:r>
          </w:p>
        </w:tc>
        <w:tc>
          <w:tcPr>
            <w:tcW w:w="39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Responsibilities</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Driver</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Mobile app</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Register/login, search and filter stations, view map, book time slots, pay slot price, check in via QR code, manage bookings, view history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Owner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Register station, purchase license, manage chargers, configure operating hours and pricing, manage bookings, view revenue dashboard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Staff</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Log in to the shared web console with a restricted operational menu: view assigned station’s bookings and connector status, toggle connector operational status, handle support tickets routed to that station. Added and removed by the Station Owner (FR17); cannot access pricing, revenue, or configuration.</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Admin</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Platform operator (internal)</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Approve/reject station registrations, manage licenses, provision chargers, manage users, monitor transactions, view analytics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Payment Gateway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Process slot payment collection and refund disbursement (VNPay / MoMo / ZaloPay — sandbox mode)</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Map Service</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Provide map display, station markers, and geospatial proximity search (Google Maps API)</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Notification Service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Deliver email notifications for booking events (SMTP provider)</w:t>
            </w:r>
          </w:p>
        </w:tc>
      </w:tr>
    </w:tbl>
    <w:p>
      <w:pPr>
        <w:pStyle w:val="Normal"/>
        <w:rPr/>
      </w:pPr>
      <w:r>
        <w:rPr/>
      </w:r>
    </w:p>
    <w:p>
      <w:pPr>
        <w:pStyle w:val="Heading2"/>
        <w:rPr/>
      </w:pPr>
      <w:r>
        <w:rPr>
          <w:rFonts w:eastAsia="Arial" w:cs="Arial" w:ascii="Arial" w:hAnsi="Arial"/>
          <w:b/>
          <w:bCs/>
          <w:sz w:val="28"/>
          <w:szCs w:val="28"/>
        </w:rPr>
        <w:t>2.3 Technology Stack</w:t>
      </w:r>
    </w:p>
    <w:tbl>
      <w:tblPr>
        <w:tblW w:w="9360" w:type="dxa"/>
        <w:jc w:val="left"/>
        <w:tblInd w:w="0" w:type="dxa"/>
        <w:tblLayout w:type="fixed"/>
        <w:tblCellMar>
          <w:top w:w="80" w:type="dxa"/>
          <w:left w:w="120" w:type="dxa"/>
          <w:bottom w:w="80" w:type="dxa"/>
          <w:right w:w="120" w:type="dxa"/>
        </w:tblCellMar>
      </w:tblPr>
      <w:tblGrid>
        <w:gridCol w:w="1500"/>
        <w:gridCol w:w="2200"/>
        <w:gridCol w:w="2000"/>
        <w:gridCol w:w="3659"/>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Layer</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Technology</w:t>
            </w:r>
          </w:p>
        </w:tc>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Client Type</w:t>
            </w:r>
          </w:p>
        </w:tc>
        <w:tc>
          <w:tcPr>
            <w:tcW w:w="365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Rationale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Backend</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Java 17 + Spring Boot 3.x</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REST API</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Mature framework; built-in security, validation, and transaction support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Driver Client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React Native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Mobile app (iOS + Android)</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Cross-platform; single codebase for both platforms; physical on-location use case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Owner Client</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React.js / Next.js</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Responsive web (desktop + mobile browser)</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Shares codebase with Admin panel; data-heavy management (chargers, pricing, revenue) suits a larger screen; responsive layout keeps it usable on mobile browsers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Admin Client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React.js / Next.js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Data-heavy operations; approvals, provisioning, analytics — desktop is appropriate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Database</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PostgreSQL + PostGIS</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Primary data store</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Relational integrity for transactional data; PostGIS for geospatial proximity queries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Authentication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Keycloak (OAuth2 / OIDC) — JWT access + refresh tokens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Stateless auth</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Authorization Code + PKCE for all public clients (mobile app via system browser + custom URL scheme; web SPA). Hosted Keycloak login page — no in-app credential forms. Realm roles: DRIVER / OWNER / ADMIN / STATION_STAFF; refresh token rotation; backend acts as OAuth2 resource server.</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Payment</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VNPay / MoMo / ZaloPay</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gateway</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Local Vietnamese gateways; sandbox/test mode only for this project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Maps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Google Maps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Best Vietnam coverage; OpenStreetMap as open-source alternative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Notifications</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SMTP Email</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Email notifications for booking lifecycle events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DevOps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Docker + Git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Infrastructure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Containerised deployment; standard practice for Spring Boot backends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AI Assistant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pgvector + Embedding API + LLM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RAG-based policy chatbot; pgvector keeps embeddings in PostgreSQL, no extra datastore</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3. Functional Requirements</w:t>
      </w:r>
    </w:p>
    <w:p>
      <w:pPr>
        <w:pStyle w:val="Normal"/>
        <w:spacing w:before="0" w:after="120"/>
        <w:rPr/>
      </w:pPr>
      <w:r>
        <w:rPr>
          <w:rFonts w:eastAsia="Arial" w:cs="Arial"/>
          <w:sz w:val="22"/>
          <w:szCs w:val="22"/>
        </w:rPr>
        <w:t>Requirements are organised by actor. Each requirement is assigned a unique ID, priority (High / Medium / Low), and a reference to the actor(s) it serves.</w:t>
      </w:r>
    </w:p>
    <w:p>
      <w:pPr>
        <w:pStyle w:val="Normal"/>
        <w:rPr/>
      </w:pPr>
      <w:r>
        <w:rPr/>
      </w:r>
    </w:p>
    <w:p>
      <w:pPr>
        <w:pStyle w:val="Heading2"/>
        <w:rPr/>
      </w:pPr>
      <w:r>
        <w:rPr>
          <w:rFonts w:eastAsia="Arial" w:cs="Arial" w:ascii="Arial" w:hAnsi="Arial"/>
          <w:b/>
          <w:bCs/>
          <w:sz w:val="28"/>
          <w:szCs w:val="28"/>
        </w:rPr>
        <w:t>3.1 Authentication — FR01</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FR01</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User Registration and Login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new users to register an account with name, email, phone number, and password. Users select their role (Driver or Station Owner) at registration. Station Staff accounts are never self-registered: the STATION_STAFF role is granted (additively) or provisioned by a Station Owner via invite-by-email (see FR17). The system shall authenticate registered users via email and password, issuing a JWT access token and refresh token on success.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Registration fails if email already exists. Passwords are hashed (bcrypt). JWT token expires after a configurable period. Refresh token rotation is enforced. Role-based access control (RBAC) restricts endpoint access by role.</w:t>
            </w:r>
          </w:p>
        </w:tc>
      </w:tr>
    </w:tbl>
    <w:p>
      <w:pPr>
        <w:pStyle w:val="Normal"/>
        <w:rPr/>
      </w:pPr>
      <w:r>
        <w:rPr/>
      </w:r>
    </w:p>
    <w:p>
      <w:pPr>
        <w:pStyle w:val="Heading2"/>
        <w:rPr/>
      </w:pPr>
      <w:r>
        <w:rPr>
          <w:rFonts w:eastAsia="Arial" w:cs="Arial" w:ascii="Arial" w:hAnsi="Arial"/>
          <w:b/>
          <w:bCs/>
          <w:sz w:val="28"/>
          <w:szCs w:val="28"/>
        </w:rPr>
        <w:t>3.2 Station Discovery — FR02, FR03, FR04</w:t>
      </w:r>
    </w:p>
    <w:tbl>
      <w:tblPr>
        <w:tblW w:w="9360" w:type="dxa"/>
        <w:jc w:val="left"/>
        <w:tblInd w:w="0" w:type="dxa"/>
        <w:tblLayout w:type="fixed"/>
        <w:tblCellMar>
          <w:top w:w="80" w:type="dxa"/>
          <w:left w:w="120" w:type="dxa"/>
          <w:bottom w:w="80" w:type="dxa"/>
          <w:right w:w="120" w:type="dxa"/>
        </w:tblCellMar>
      </w:tblPr>
      <w:tblGrid>
        <w:gridCol w:w="900"/>
        <w:gridCol w:w="2200"/>
        <w:gridCol w:w="1199"/>
        <w:gridCol w:w="5060"/>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Title</w:t>
            </w:r>
          </w:p>
        </w:tc>
        <w:tc>
          <w:tcPr>
            <w:tcW w:w="1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5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FR02</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Search &amp; Filter Stations</w:t>
            </w:r>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 xml:space="preserve">The system shall allow drivers to search for charging stations by keyword, and </w:t>
            </w:r>
            <w:r>
              <w:rPr>
                <w:rFonts w:eastAsia="Arial" w:cs="Arial"/>
                <w:b w:val="false"/>
                <w:bCs w:val="false"/>
                <w:color w:val="000000"/>
                <w:sz w:val="20"/>
                <w:szCs w:val="20"/>
              </w:rPr>
              <w:t xml:space="preserve">filter results by distance, </w:t>
            </w:r>
            <w:del w:id="50002" w:author="Claude" w:date="2026-07-21T00:00:00Z">
              <w:r>
                <w:rPr>
                  <w:rFonts w:eastAsia="Arial" w:cs="Arial"/>
                  <w:b w:val="false"/>
                  <w:bCs w:val="false"/>
                  <w:color w:val="000000"/>
                  <w:sz w:val="20"/>
                  <w:szCs w:val="20"/>
                </w:rPr>
                <w:delText xml:space="preserve">charger type (AC/DC), connector type,</w:delText>
              </w:r>
            </w:del>
            <w:ins w:id="50003" w:author="Claude" w:date="2026-07-21T00:00:00Z">
              <w:r>
                <w:rPr>
                  <w:rFonts w:eastAsia="Arial" w:cs="Arial"/>
                  <w:b w:val="false"/>
                  <w:bCs w:val="false"/>
                  <w:color w:val="000000"/>
                  <w:sz w:val="20"/>
                  <w:szCs w:val="20"/>
                </w:rPr>
                <w:t xml:space="preserve">connector type (CCS2 / CHAdeMO / AC Type 2) and power (AC/DC),</w:t>
              </w:r>
            </w:ins>
            <w:r>
              <w:rPr>
                <w:rFonts w:eastAsia="Arial" w:cs="Arial"/>
                <w:b w:val="false"/>
                <w:bCs w:val="false"/>
                <w:color w:val="000000"/>
                <w:sz w:val="20"/>
                <w:szCs w:val="20"/>
              </w:rPr>
              <w:t xml:space="preserve"> and real-time</w:t>
            </w:r>
            <w:r>
              <w:rPr>
                <w:rFonts w:eastAsia="Arial" w:cs="Arial"/>
                <w:b w:val="false"/>
                <w:bCs w:val="false"/>
                <w:color w:val="000000"/>
                <w:sz w:val="20"/>
                <w:szCs w:val="20"/>
              </w:rPr>
              <w:t xml:space="preserve"> availability. Results are sorted by distance by default.</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FR03</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Map View</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shall display all active charging stations as markers on an interactive map (Google Maps API). Markers indicate station name and availability status. Drivers can tap a marker to view a summary and navigate to the detail page.</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FR04</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Detail Page</w:t>
            </w:r>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 xml:space="preserve">The system shall display a station detail page showing: station name, address, photos, operating hours, </w:t>
            </w:r>
            <w:del w:id="50004" w:author="Claude" w:date="2026-07-21T00:00:00Z">
              <w:r>
                <w:rPr>
                  <w:rFonts w:eastAsia="Arial" w:cs="Arial"/>
                  <w:b w:val="false"/>
                  <w:bCs w:val="false"/>
                  <w:color w:val="000000"/>
                  <w:sz w:val="20"/>
                  <w:szCs w:val="20"/>
                </w:rPr>
                <w:delText xml:space="preserve">charger list with connector type and power rating,</w:delText>
              </w:r>
            </w:del>
            <w:ins w:id="50005" w:author="Claude" w:date="2026-07-21T00:00:00Z">
              <w:r>
                <w:rPr>
                  <w:rFonts w:eastAsia="Arial" w:cs="Arial"/>
                  <w:b w:val="false"/>
                  <w:bCs w:val="false"/>
                  <w:color w:val="000000"/>
                  <w:sz w:val="20"/>
                  <w:szCs w:val="20"/>
                </w:rPr>
                <w:t xml:space="preserve">list of Connectors grouped by Charge Point (each Connector showing connector type and power rating, each Charge Point showing its zone_label location hint),</w:t>
              </w:r>
            </w:ins>
            <w:r>
              <w:rPr>
                <w:rFonts w:eastAsia="Arial" w:cs="Arial"/>
                <w:b w:val="false"/>
                <w:bCs w:val="false"/>
                <w:color w:val="000000"/>
                <w:sz w:val="20"/>
                <w:szCs w:val="20"/>
              </w:rPr>
              <w:t xml:space="preserve"> available booking times</w:t>
            </w:r>
            <w:r>
              <w:rPr>
                <w:rFonts w:eastAsia="Arial" w:cs="Arial"/>
                <w:b w:val="false"/>
                <w:bCs w:val="false"/>
                <w:color w:val="000000"/>
                <w:sz w:val="20"/>
                <w:szCs w:val="20"/>
              </w:rPr>
              <w:t xml:space="preserve"> with pricing, and the station's cancellation policy.</w:t>
            </w:r>
          </w:p>
        </w:tc>
      </w:tr>
    </w:tbl>
    <w:p>
      <w:pPr>
        <w:pStyle w:val="Normal"/>
        <w:rPr/>
      </w:pPr>
      <w:r>
        <w:rPr/>
      </w:r>
    </w:p>
    <w:p>
      <w:pPr>
        <w:pStyle w:val="Heading2"/>
        <w:rPr/>
      </w:pPr>
      <w:r>
        <w:rPr>
          <w:rFonts w:eastAsia="Arial" w:cs="Arial" w:ascii="Arial" w:hAnsi="Arial"/>
          <w:b/>
          <w:bCs/>
          <w:sz w:val="28"/>
          <w:szCs w:val="28"/>
        </w:rPr>
        <w:t>3.3 Booking — FR05</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Time-Slot Pre-Booking</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 xml:space="preserve">The system shall allow authenticated drivers to </w:t>
            </w:r>
            <w:r>
              <w:rPr>
                <w:rFonts w:eastAsia="Arial" w:cs="Arial"/>
                <w:b w:val="false"/>
                <w:bCs w:val="false"/>
                <w:color w:val="000000"/>
                <w:sz w:val="20"/>
                <w:szCs w:val="20"/>
              </w:rPr>
              <w:t xml:space="preserve">book a charging time range on a specific </w:t>
            </w:r>
            <w:del w:id="50006" w:author="Claude" w:date="2026-07-21T00:00:00Z">
              <w:r>
                <w:rPr>
                  <w:rFonts w:eastAsia="Arial" w:cs="Arial"/>
                  <w:b w:val="false"/>
                  <w:bCs w:val="false"/>
                  <w:color w:val="000000"/>
                  <w:sz w:val="20"/>
                  <w:szCs w:val="20"/>
                </w:rPr>
                <w:delText xml:space="preserve">charger</w:delText>
              </w:r>
            </w:del>
            <w:ins w:id="50007" w:author="Claude" w:date="2026-07-21T00:00:00Z">
              <w:r>
                <w:rPr>
                  <w:rFonts w:eastAsia="Arial" w:cs="Arial"/>
                  <w:b w:val="false"/>
                  <w:bCs w:val="false"/>
                  <w:color w:val="000000"/>
                  <w:sz w:val="20"/>
                  <w:szCs w:val="20"/>
                </w:rPr>
                <w:t xml:space="preserve">Connector</w:t>
              </w:r>
            </w:ins>
            <w:r>
              <w:rPr>
                <w:rFonts w:eastAsia="Arial" w:cs="Arial"/>
                <w:b w:val="false"/>
                <w:bCs w:val="false"/>
                <w:color w:val="000000"/>
                <w:sz w:val="20"/>
                <w:szCs w:val="20"/>
              </w:rPr>
              <w:t xml:space="preserve"> at a chosen station</w:t>
            </w:r>
            <w:r>
              <w:rPr>
                <w:rFonts w:eastAsia="Arial" w:cs="Arial"/>
                <w:b w:val="false"/>
                <w:bCs w:val="false"/>
                <w:color w:val="000000"/>
                <w:sz w:val="20"/>
                <w:szCs w:val="20"/>
              </w:rPr>
              <w:t xml:space="preserve">. The driver selects a date, a start time, and a duration (within the station's operating hours and the platform's booking-window rules), and confirms the booking. The system checks that the requested time range </w:t>
            </w:r>
            <w:r>
              <w:rPr>
                <w:rFonts w:eastAsia="Arial" w:cs="Arial"/>
                <w:b w:val="false"/>
                <w:bCs w:val="false"/>
                <w:color w:val="000000"/>
                <w:sz w:val="20"/>
                <w:szCs w:val="20"/>
              </w:rPr>
              <w:t xml:space="preserve">does not overlap any existing booking on that </w:t>
            </w:r>
            <w:del w:id="50008" w:author="Claude" w:date="2026-07-21T00:00:00Z">
              <w:r>
                <w:rPr>
                  <w:rFonts w:eastAsia="Arial" w:cs="Arial"/>
                  <w:b w:val="false"/>
                  <w:bCs w:val="false"/>
                  <w:color w:val="000000"/>
                  <w:sz w:val="20"/>
                  <w:szCs w:val="20"/>
                </w:rPr>
                <w:delText xml:space="preserve">charger</w:delText>
              </w:r>
            </w:del>
            <w:ins w:id="50009" w:author="Claude" w:date="2026-07-21T00:00:00Z">
              <w:r>
                <w:rPr>
                  <w:rFonts w:eastAsia="Arial" w:cs="Arial"/>
                  <w:b w:val="false"/>
                  <w:bCs w:val="false"/>
                  <w:color w:val="000000"/>
                  <w:sz w:val="20"/>
                  <w:szCs w:val="20"/>
                </w:rPr>
                <w:t xml:space="preserve">Connector</w:t>
              </w:r>
            </w:ins>
            <w:r>
              <w:rPr>
                <w:rFonts w:eastAsia="Arial" w:cs="Arial"/>
                <w:b w:val="false"/>
                <w:bCs w:val="false"/>
                <w:color w:val="000000"/>
                <w:sz w:val="20"/>
                <w:szCs w:val="20"/>
              </w:rPr>
              <w:t xml:space="preserve">, creates a booking</w:t>
            </w:r>
            <w:r>
              <w:rPr>
                <w:rFonts w:eastAsia="Arial" w:cs="Arial"/>
                <w:b w:val="false"/>
                <w:bCs w:val="false"/>
                <w:color w:val="000000"/>
                <w:sz w:val="20"/>
                <w:szCs w:val="20"/>
              </w:rPr>
              <w:t xml:space="preserve"> record in Pending Payment status, and redirects the driver to the payment flow.</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Business Rule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 xml:space="preserve">A Connector may hold only one booking over any given time range. Concurrent booking attempts whose time ranges overlap on the same Connector are handled with a locking mechanism to prevent double-booking — only one succeeds, the other receives an availability error. </w:t>
            </w:r>
            <w:r>
              <w:rPr>
                <w:rFonts w:eastAsia="Arial" w:cs="Arial"/>
                <w:b w:val="false"/>
                <w:bCs w:val="false"/>
                <w:color w:val="000000"/>
                <w:sz w:val="20"/>
                <w:szCs w:val="20"/>
              </w:rPr>
              <w:t xml:space="preserve">Time ranges that overlap an existing booking or fall outside operating hours are not bookable.</w:t>
            </w:r>
            <w:ins w:id="50010" w:author="Claude" w:date="2026-07-21T00:00:00Z">
              <w:r>
                <w:rPr>
                  <w:rFonts w:eastAsia="Arial" w:cs="Arial"/>
                  <w:b w:val="false"/>
                  <w:bCs w:val="false"/>
                  <w:color w:val="000000"/>
                  <w:sz w:val="20"/>
                  <w:szCs w:val="20"/>
                </w:rPr>
                <w:t xml:space="preserve"> A driver is permitted to hold concurrent bookings on different Connectors (including at different stations) over the same time range; the system does not block this but shows a non-blocking warning at booking time when the new booking overlaps an existing active booking the driver holds elsewhere (see BR-BOK-08).</w:t>
              </w:r>
            </w:ins>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is created in Pending Payment state. Slot is reserved (unavailable to other drivers) from the moment booking is initiated. If payment is not completed within a configurable timeout (10 minutes), the reservation is released and the slot becomes available again.</w:t>
            </w:r>
          </w:p>
        </w:tc>
      </w:tr>
      <w:tr>
        <w:trPr>
          <w:ins w:id="90002" w:author="Claude" w:date="2026-07-21T00:00:00Z"/>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0" w:author="Claude" w:date="2026-07-21T00:00:00Z">
              <w:r>
                <w:rPr>
                  <w:rFonts w:eastAsia="Arial" w:cs="Arial"/>
                  <w:b/>
                  <w:bCs/>
                  <w:color w:val="000000"/>
                  <w:sz w:val="20"/>
                  <w:szCs w:val="20"/>
                </w:rPr>
                <w:t>Overlap Warning (UX)</w:t>
              </w:r>
            </w:ins>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1" w:author="Claude" w:date="2026-07-21T00:00:00Z">
              <w:r>
                <w:rPr>
                  <w:rFonts w:eastAsia="Arial" w:cs="Arial"/>
                  <w:b w:val="false"/>
                  <w:bCs w:val="false"/>
                  <w:color w:val="000000"/>
                  <w:sz w:val="20"/>
                  <w:szCs w:val="20"/>
                </w:rPr>
                <w:t>When a driver confirms a booking whose time range overlaps another active booking the driver already holds (on a different Connector or a different station), the app shows a non-blocking confirmation dialog before creating the booking: “You already have a booking from &lt;start&gt;–&lt;end&gt; at &lt;station / connector&gt;. Do you still want to book this one?” with [Cancel] and [Book anyway]. This is a warning, not a block — the driver may proceed and accepts the cancellation-policy consequences of holding overlapping bookings (BR-BOK-08). The check runs at booking confirmation time, not at check-in.</w:t>
              </w:r>
            </w:ins>
          </w:p>
        </w:tc>
      </w:tr>
      <w:tr>
        <w:trPr>
          <w:ins w:id="90005" w:author="Claude" w:date="2026-07-21T00:00:00Z"/>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3" w:author="Claude" w:date="2026-07-21T00:00:00Z">
              <w:r>
                <w:rPr>
                  <w:rFonts w:eastAsia="Arial" w:cs="Arial"/>
                  <w:b/>
                  <w:bCs/>
                  <w:color w:val="000000"/>
                  <w:sz w:val="20"/>
                  <w:szCs w:val="20"/>
                </w:rPr>
                <w:t>Grace Period (UX)</w:t>
              </w:r>
            </w:ins>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4" w:author="Claude" w:date="2026-07-21T00:00:00Z">
              <w:r>
                <w:rPr>
                  <w:rFonts w:eastAsia="Arial" w:cs="Arial"/>
                  <w:b w:val="false"/>
                  <w:bCs w:val="false"/>
                  <w:color w:val="000000"/>
                  <w:sz w:val="20"/>
                  <w:szCs w:val="20"/>
                </w:rPr>
                <w:t>For five minutes after a booking is created, the driver may cancel it for a full (100%) refund regardless of how close the slot start time is — a “reconsideration window” for mis-taps or a change of mind right after booking. During this window the booking detail screen shows a visible hint (e.g. “Free cancellation until &lt;time&gt; · 4:52 left”) so the driver knows the undo option exists and when it expires. After the window closes, the standard time-based refund tiers apply (see FR08). This grace refund is an override that takes priority over the tier table; it is defined here for the booking experience and enforced by the refund rules in FR08 / BR-PAY-03.</w:t>
              </w:r>
            </w:ins>
          </w:p>
        </w:tc>
      </w:tr>
    </w:tbl>
    <w:p>
      <w:pPr>
        <w:pStyle w:val="Normal"/>
        <w:rPr/>
      </w:pPr>
      <w:r>
        <w:rPr/>
      </w:r>
    </w:p>
    <w:p>
      <w:pPr>
        <w:pStyle w:val="Heading2"/>
        <w:rPr/>
      </w:pPr>
      <w:r>
        <w:rPr>
          <w:rFonts w:eastAsia="Arial" w:cs="Arial" w:ascii="Arial" w:hAnsi="Arial"/>
          <w:b/>
          <w:bCs/>
          <w:sz w:val="28"/>
          <w:szCs w:val="28"/>
        </w:rPr>
        <w:t>3.4 Payment — FR06</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Slot Payment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Following booking creation, the system shall redirect the driver to the selected payment gateway (VNPay, MoMo, or ZaloPay) to pay the full slot price. On successful payment, the booking transitions to Confirmed status and a QR check-in identifier is confirmed. On payment failure or timeout, the booking is cancelled and the slot is released.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Payment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driver pays the full slot price upfront at booking time. The price of each slot is fixed and known before booking — it is determined by the slot duration and the time-of-use (TOU) rate band the slot falls into (see FR on pricing). Because the slot price is fixed in advance, there is no separate deposit step and no post-session settlement. The payment secures the time slot and is collected on behalf of the station owner.</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Platform Revenue</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platform’s revenue model is license-based: station owners pay a recurring subscription fee (monthly or yearly, per station) to activate and retain charger management capability on the platform. The platform does not retain any commission on session payments. License fees are the sole platform revenue stream. The driver’s slot payment flows directly from the driver to the station owner through the licensed payment gateway partner; the platform does not hold, custody, or process user funds at any point. ChargeOps records each transaction in a ledger for accounting and audit purposes only, which keeps the platform outside the scope of State Bank of Vietnam payment-intermediary licensing requirements.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Scope 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integration operates in sandbox/test mode only. No real financial transactions are processed in this project. The platform does not store or hold user funds — all money flows through the payment gateway partner.</w:t>
            </w:r>
          </w:p>
        </w:tc>
      </w:tr>
    </w:tbl>
    <w:p>
      <w:pPr>
        <w:pStyle w:val="Normal"/>
        <w:rPr/>
      </w:pPr>
      <w:r>
        <w:rPr/>
      </w:r>
    </w:p>
    <w:p>
      <w:pPr>
        <w:pStyle w:val="Heading2"/>
        <w:rPr/>
      </w:pPr>
      <w:r>
        <w:rPr>
          <w:rFonts w:eastAsia="Arial" w:cs="Arial" w:ascii="Arial" w:hAnsi="Arial"/>
          <w:b/>
          <w:bCs/>
          <w:sz w:val="28"/>
          <w:szCs w:val="28"/>
        </w:rPr>
        <w:t>3.5 QR Code Check-In — FR07</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Code Check-In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60000" w:author="Claude" w:date="2026-07-21T00:00:00Z">
              <w:r>
                <w:rPr>
                  <w:rFonts w:eastAsia="Arial" w:cs="Arial"/>
                  <w:b w:val="false"/>
                  <w:bCs w:val="false"/>
                  <w:color w:val="000000"/>
                  <w:sz w:val="20"/>
                  <w:szCs w:val="20"/>
                </w:rPr>
                <w:delText xml:space="preserve">Each physical charger has a printed QR code sticker attached to it. The QR code encodes only the Charger ID — it is a static identifier label, not an interactive device. When a driver arrives at the station, they open the ChargeOps app and scan the QR code on the charger. The system looks up the Charger ID, then validates that the scanning driver has an active Confirmed booking on that charger within the current time window. If valid, the booking transitions to Checked-In and the charger runtime status is updated to In-Use (logical database update only — no physical hardware signal of any kind).</w:delText>
              </w:r>
            </w:del>
            <w:ins w:id="60001" w:author="Claude" w:date="2026-07-21T00:00:00Z">
              <w:r>
                <w:rPr>
                  <w:rFonts w:eastAsia="Arial" w:cs="Arial"/>
                  <w:b w:val="false"/>
                  <w:bCs w:val="false"/>
                  <w:color w:val="000000"/>
                  <w:sz w:val="20"/>
                  <w:szCs w:val="20"/>
                </w:rPr>
                <w:t xml:space="preserve">Each Connector (bookable port) has its own printed QR code sticker; the QR encodes that Connector’s id — a static identifier label, not an interactive device. When a driver arrives at the station, they open the ChargeOps app and scan the QR on the specific Connector they booked. The system reads the Connector id and looks for an active Confirmed booking held by the scanning driver on that exact Connector within the current check-in window. Because the QR resolves directly to one Connector, and a Connector holds at most one booking per time range (BR-BOK-03), there is never an ambiguous “which port / which booking” case at check-in. If a matching booking is found, the app shows a single confirmation screen (Connector, type/power, and booked time range) and the driver taps to confirm; on confirmation the booking transitions Confirmed → Checked-In and the Connector runtime status is updated AVAILABLE → IN_USE (logical database update only — no physical hardware signal of any kind).</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QR Code Nature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 xml:space="preserve">The QR code is a printed label only. </w:t>
            </w:r>
            <w:del w:id="60002" w:author="Claude" w:date="2026-07-21T00:00:00Z">
              <w:r>
                <w:rPr>
                  <w:rFonts w:eastAsia="Arial" w:cs="Arial"/>
                  <w:b w:val="false"/>
                  <w:bCs w:val="false"/>
                  <w:color w:val="000000"/>
                  <w:sz w:val="20"/>
                  <w:szCs w:val="20"/>
                </w:rPr>
                <w:delText xml:space="preserve">It is generated offline by the system during charger provisioning, delivered as an image to the station owner, and physically printed and stuck onto the charger hardware by the owner.</w:delText>
              </w:r>
            </w:del>
            <w:ins w:id="60003" w:author="Claude" w:date="2026-07-21T00:00:00Z">
              <w:r>
                <w:rPr>
                  <w:rFonts w:eastAsia="Arial" w:cs="Arial"/>
                  <w:b w:val="false"/>
                  <w:bCs w:val="false"/>
                  <w:color w:val="000000"/>
                  <w:sz w:val="20"/>
                  <w:szCs w:val="20"/>
                </w:rPr>
                <w:t xml:space="preserve">It is generated offline by the system during provisioning, delivered as an image to the station owner, and physically printed and stuck onto the corresponding Connector by the owner.</w:t>
              </w:r>
            </w:ins>
            <w:r>
              <w:rPr>
                <w:rFonts w:eastAsia="Arial" w:cs="Arial"/>
                <w:b w:val="false"/>
                <w:bCs w:val="false"/>
                <w:color w:val="000000"/>
                <w:sz w:val="20"/>
                <w:szCs w:val="20"/>
              </w:rPr>
              <w:t xml:space="preserve"> The QR code never changes after provisioning. It does not connect to any hardware, electronic lock, or IoT device.</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Check-In Window</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driver may check in from the slot start time up to 15 minutes after the slot start time. Scanning before the slot start time is not permitted.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Auto-Cancel Rule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If the driver does not check in within 15 minutes after the slot start time, the booking is automatically cancelled. The refund applied is 0% (no-show treatment).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Failure Case</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60004" w:author="Claude" w:date="2026-07-21T00:00:00Z">
              <w:r>
                <w:rPr>
                  <w:rFonts w:eastAsia="Arial" w:cs="Arial"/>
                  <w:b w:val="false"/>
                  <w:bCs w:val="false"/>
                  <w:color w:val="000000"/>
                  <w:sz w:val="20"/>
                  <w:szCs w:val="20"/>
                </w:rPr>
                <w:delText xml:space="preserve">If no valid Confirmed booking is found for that charger and time window, the system returns an error: 'No valid booking found for this charger at this time.' The charger status remains unchanged.</w:delText>
              </w:r>
            </w:del>
            <w:ins w:id="60005" w:author="Claude" w:date="2026-07-21T00:00:00Z">
              <w:r>
                <w:rPr>
                  <w:rFonts w:eastAsia="Arial" w:cs="Arial"/>
                  <w:b w:val="false"/>
                  <w:bCs w:val="false"/>
                  <w:color w:val="000000"/>
                  <w:sz w:val="20"/>
                  <w:szCs w:val="20"/>
                </w:rPr>
                <w:t xml:space="preserve">If no valid Confirmed booking is found for that Connector and time window, the system returns an error: “No valid booking found for this connector at this time.” The Connector status remains unchanged. The error message distinguishes the cause: wrong connector, too early (before slot start), or window expired.</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Session End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 xml:space="preserve">The charging session ends when the driver marks the session as complete in the app. The system </w:t>
            </w:r>
            <w:del w:id="60006" w:author="Claude" w:date="2026-07-21T00:00:00Z">
              <w:r>
                <w:rPr>
                  <w:rFonts w:eastAsia="Arial" w:cs="Arial"/>
                  <w:b w:val="false"/>
                  <w:bCs w:val="false"/>
                  <w:color w:val="000000"/>
                  <w:sz w:val="20"/>
                  <w:szCs w:val="20"/>
                </w:rPr>
                <w:delText xml:space="preserve">transitions the booking to Completed, updates the charger runtime status to Available, and releases the remaining slot time for new bookings.</w:delText>
              </w:r>
            </w:del>
            <w:ins w:id="60007" w:author="Claude" w:date="2026-07-21T00:00:00Z">
              <w:r>
                <w:rPr>
                  <w:rFonts w:eastAsia="Arial" w:cs="Arial"/>
                  <w:b w:val="false"/>
                  <w:bCs w:val="false"/>
                  <w:color w:val="000000"/>
                  <w:sz w:val="20"/>
                  <w:szCs w:val="20"/>
                </w:rPr>
                <w:t xml:space="preserve">transitions the booking to Completed, updates the Connector runtime status to AVAILABLE, and releases the remaining slot time for new bookings.</w:t>
              </w:r>
            </w:ins>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IoT Boundary</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This system has no IoT integration of any kind. There are no hardware signals, no electronic locks, no sensor data, and no physical device communication. All charger status values are logical records in the database only.</w:t>
            </w:r>
          </w:p>
        </w:tc>
      </w:tr>
    </w:tbl>
    <w:p>
      <w:pPr>
        <w:pStyle w:val="Normal"/>
        <w:rPr/>
      </w:pPr>
      <w:r>
        <w:rPr/>
      </w:r>
    </w:p>
    <w:p>
      <w:pPr>
        <w:pStyle w:val="Heading2"/>
        <w:rPr/>
      </w:pPr>
      <w:r>
        <w:rPr>
          <w:rFonts w:eastAsia="Arial" w:cs="Arial" w:ascii="Arial" w:hAnsi="Arial"/>
          <w:b/>
          <w:bCs/>
          <w:sz w:val="28"/>
          <w:szCs w:val="28"/>
        </w:rPr>
        <w:t>3.6 Cancellation and Refund — FR08</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FR08</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Cancellation and Refund Policy</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Drivers may cancel a Confirmed booking at any time before the session has started. The refund amount is calculated based on the time remaining before the booked slot start time, according to the platform default cancellation policy.</w:t>
            </w:r>
          </w:p>
        </w:tc>
      </w:tr>
    </w:tbl>
    <w:p>
      <w:pPr>
        <w:pStyle w:val="Normal"/>
        <w:rPr/>
      </w:pPr>
      <w:r>
        <w:rPr/>
      </w:r>
    </w:p>
    <w:p>
      <w:pPr>
        <w:pStyle w:val="Normal"/>
        <w:spacing w:before="0" w:after="120"/>
        <w:rPr/>
      </w:pPr>
      <w:r>
        <w:rPr>
          <w:rFonts w:eastAsia="Arial" w:cs="Arial"/>
          <w:b/>
          <w:bCs/>
          <w:sz w:val="22"/>
          <w:szCs w:val="22"/>
        </w:rPr>
        <w:t>Platform Default Cancellation Policy:</w:t>
      </w:r>
    </w:p>
    <w:tbl>
      <w:tblPr>
        <w:tblW w:w="9360" w:type="dxa"/>
        <w:jc w:val="left"/>
        <w:tblInd w:w="0" w:type="dxa"/>
        <w:tblLayout w:type="fixed"/>
        <w:tblCellMar>
          <w:top w:w="80" w:type="dxa"/>
          <w:left w:w="120" w:type="dxa"/>
          <w:bottom w:w="80" w:type="dxa"/>
          <w:right w:w="120" w:type="dxa"/>
        </w:tblCellMar>
      </w:tblPr>
      <w:tblGrid>
        <w:gridCol w:w="2399"/>
        <w:gridCol w:w="1501"/>
        <w:gridCol w:w="3299"/>
        <w:gridCol w:w="2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Condition (time before slot start)</w:t>
            </w:r>
          </w:p>
        </w:tc>
        <w:tc>
          <w:tcPr>
            <w:tcW w:w="15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Refund Amount</w:t>
            </w:r>
          </w:p>
        </w:tc>
        <w:tc>
          <w:tcPr>
            <w:tcW w:w="32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Reasoning</w:t>
            </w:r>
          </w:p>
        </w:tc>
        <w:tc>
          <w:tcPr>
            <w:tcW w:w="2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Outcome</w:t>
            </w:r>
          </w:p>
        </w:tc>
      </w:tr>
      <w:tr>
        <w:trPr>
          <w:ins w:id="80019" w:author="Claude" w:date="2026-07-21T00:00:00Z"/>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5" w:author="Claude" w:date="2026-07-21T00:00:00Z">
              <w:r>
                <w:rPr>
                  <w:rFonts w:eastAsia="Arial" w:cs="Arial"/>
                  <w:b/>
                  <w:bCs/>
                  <w:color w:val="000000"/>
                  <w:sz w:val="20"/>
                  <w:szCs w:val="20"/>
                </w:rPr>
                <w:t>Cancelled within 5 minutes of creating the booking (grace period)</w:t>
              </w:r>
            </w:ins>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6" w:author="Claude" w:date="2026-07-21T00:00:00Z">
              <w:r>
                <w:rPr>
                  <w:rFonts w:eastAsia="Arial" w:cs="Arial"/>
                  <w:b w:val="false"/>
                  <w:bCs w:val="false"/>
                  <w:color w:val="000000"/>
                  <w:sz w:val="20"/>
                  <w:szCs w:val="20"/>
                </w:rPr>
                <w:t>100% — full refund</w:t>
              </w:r>
            </w:ins>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7" w:author="Claude" w:date="2026-07-21T00:00:00Z">
              <w:r>
                <w:rPr>
                  <w:rFonts w:eastAsia="Arial" w:cs="Arial"/>
                  <w:b w:val="false"/>
                  <w:bCs w:val="false"/>
                  <w:color w:val="000000"/>
                  <w:sz w:val="20"/>
                  <w:szCs w:val="20"/>
                </w:rPr>
                <w:t>Grace period for accidental bookings / mis-taps; the driver may undo a fresh booking at no cost</w:t>
              </w:r>
            </w:ins>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8" w:author="Claude" w:date="2026-07-21T00:00:00Z">
              <w:r>
                <w:rPr>
                  <w:rFonts w:eastAsia="Arial" w:cs="Arial"/>
                  <w:b w:val="false"/>
                  <w:bCs w:val="false"/>
                  <w:color w:val="000000"/>
                  <w:sz w:val="20"/>
                  <w:szCs w:val="20"/>
                </w:rPr>
                <w:t>Full refund</w:t>
              </w:r>
            </w:ins>
          </w:p>
        </w:tc>
      </w:tr>
      <w:tr>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60 minutes or more before slot start</w:t>
            </w:r>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100% of payment</w:t>
            </w:r>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20" w:author="Claude" w:date="2026-07-21T00:00:00Z">
              <w:r>
                <w:rPr>
                  <w:rFonts w:eastAsia="Arial" w:cs="Arial"/>
                  <w:b w:val="false"/>
                  <w:bCs w:val="false"/>
                  <w:color w:val="000000"/>
                  <w:sz w:val="20"/>
                  <w:szCs w:val="20"/>
                </w:rPr>
                <w:delText xml:space="preserve">Driver cancelled with sufficient notice; station owner can re-open the slot</w:delText>
              </w:r>
            </w:del>
            <w:ins w:id="80021" w:author="Claude" w:date="2026-07-21T00:00:00Z">
              <w:r>
                <w:rPr>
                  <w:rFonts w:eastAsia="Arial" w:cs="Arial"/>
                  <w:b w:val="false"/>
                  <w:bCs w:val="false"/>
                  <w:color w:val="000000"/>
                  <w:sz w:val="20"/>
                  <w:szCs w:val="20"/>
                </w:rPr>
                <w:t xml:space="preserve">Driver cancelled with sufficient notice (after the grace period); station owner can re-open the slot</w:t>
              </w:r>
            </w:ins>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Full refund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Between 15 and 60 minutes before slot start</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50% of payment</w:t>
            </w:r>
          </w:p>
        </w:tc>
        <w:tc>
          <w:tcPr>
            <w:tcW w:w="3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Short-notice cancellation; partial compensation for station owner's lost revenue window</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Partial refund</w:t>
            </w:r>
          </w:p>
        </w:tc>
      </w:tr>
      <w:tr>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Less than 15 minutes before slot start, or no-show (auto-cancel after check-in timeout)</w:t>
            </w:r>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0% — no refund</w:t>
            </w:r>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 cannot realistically re-assign the slot; driver forfeits the payment</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 refund</w:t>
            </w:r>
          </w:p>
        </w:tc>
      </w:tr>
    </w:tbl>
    <w:p>
      <w:pPr>
        <w:pStyle w:val="Normal"/>
        <w:rPr/>
      </w:pPr>
      <w:r>
        <w:rPr/>
      </w:r>
    </w:p>
    <w:p>
      <w:pPr>
        <w:pStyle w:val="Heading2"/>
        <w:rPr/>
      </w:pPr>
      <w:r>
        <w:rPr>
          <w:rFonts w:eastAsia="Arial" w:cs="Arial" w:ascii="Arial" w:hAnsi="Arial"/>
          <w:b/>
          <w:bCs/>
          <w:sz w:val="28"/>
          <w:szCs w:val="28"/>
        </w:rPr>
        <w:t>3.7 Booking History — FR09</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FR09</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History</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provide drivers with a booking history screen listing all past and upcoming bookings. Each entry displays: station name, charger details, date/time slot, booking status, payment amount, and refund amount (if applicable). Bookings are filterable by status (Upcoming, Completed, Cancelled).</w:t>
            </w:r>
          </w:p>
        </w:tc>
      </w:tr>
    </w:tbl>
    <w:p>
      <w:pPr>
        <w:pStyle w:val="Normal"/>
        <w:rPr/>
      </w:pPr>
      <w:r>
        <w:rPr/>
      </w:r>
    </w:p>
    <w:p>
      <w:pPr>
        <w:pStyle w:val="Heading2"/>
        <w:rPr/>
      </w:pPr>
      <w:r>
        <w:rPr>
          <w:rFonts w:eastAsia="Arial" w:cs="Arial" w:ascii="Arial" w:hAnsi="Arial"/>
          <w:b/>
          <w:bCs/>
          <w:sz w:val="28"/>
          <w:szCs w:val="28"/>
        </w:rPr>
        <w:t>3.8 Station and Charger Management — FR10, FR11</w:t>
      </w:r>
    </w:p>
    <w:tbl>
      <w:tblPr>
        <w:tblW w:w="9360" w:type="dxa"/>
        <w:jc w:val="left"/>
        <w:tblInd w:w="0" w:type="dxa"/>
        <w:tblLayout w:type="fixed"/>
        <w:tblCellMar>
          <w:top w:w="80" w:type="dxa"/>
          <w:left w:w="120" w:type="dxa"/>
          <w:bottom w:w="80" w:type="dxa"/>
          <w:right w:w="120" w:type="dxa"/>
        </w:tblCellMar>
      </w:tblPr>
      <w:tblGrid>
        <w:gridCol w:w="900"/>
        <w:gridCol w:w="2200"/>
        <w:gridCol w:w="1199"/>
        <w:gridCol w:w="5060"/>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Title</w:t>
            </w:r>
          </w:p>
        </w:tc>
        <w:tc>
          <w:tcPr>
            <w:tcW w:w="1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5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FR10</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0" w:author="Claude" w:date="2026-07-21T00:00:00Z">
              <w:r>
                <w:rPr>
                  <w:rFonts w:eastAsia="Arial" w:cs="Arial"/>
                  <w:b w:val="false"/>
                  <w:bCs w:val="false"/>
                  <w:color w:val="000000"/>
                  <w:sz w:val="20"/>
                  <w:szCs w:val="20"/>
                </w:rPr>
                <w:delText xml:space="preserve">Manage Charger Equipment</w:delText>
              </w:r>
            </w:del>
            <w:ins w:id="70001" w:author="Claude" w:date="2026-07-21T00:00:00Z">
              <w:r>
                <w:rPr>
                  <w:rFonts w:eastAsia="Arial" w:cs="Arial"/>
                  <w:b w:val="false"/>
                  <w:bCs w:val="false"/>
                  <w:color w:val="000000"/>
                  <w:sz w:val="20"/>
                  <w:szCs w:val="20"/>
                </w:rPr>
                <w:t xml:space="preserve">Manage Charge Points &amp; Connectors</w:t>
              </w:r>
            </w:ins>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2" w:author="Claude" w:date="2026-07-21T00:00:00Z">
              <w:r>
                <w:rPr>
                  <w:rFonts w:eastAsia="Arial" w:cs="Arial"/>
                  <w:b w:val="false"/>
                  <w:bCs w:val="false"/>
                  <w:color w:val="000000"/>
                  <w:sz w:val="20"/>
                  <w:szCs w:val="20"/>
                </w:rPr>
                <w:delText xml:space="preserve">Station owners shall be able to edit the display name and set operational status (Available / Offline / Maintenance) of their charger units. Hardware attributes (connector type, power rating) are locked after provisioning and can only be modified by admin. See FR14 for the charger provisioning process.</w:delText>
              </w:r>
            </w:del>
            <w:ins w:id="70003" w:author="Claude" w:date="2026-07-21T00:00:00Z">
              <w:r>
                <w:rPr>
                  <w:rFonts w:eastAsia="Arial" w:cs="Arial"/>
                  <w:b w:val="false"/>
                  <w:bCs w:val="false"/>
                  <w:color w:val="000000"/>
                  <w:sz w:val="20"/>
                  <w:szCs w:val="20"/>
                </w:rPr>
                <w:t xml:space="preserve">Station owners shall be able to edit the display name and set the operational status (Available / Offline / Maintenance) of their Charge Points — operational status is a device-level attribute of the Charge Point, distinct from the provisioning status managed by admin (see the Charge Point Provisioning Lifecycle below). Connector hardware attributes (connector_type, power_kw) are properties of each Connector and are locked after provisioning — admin-only to change. Owners may also set a zone_label on each Charge Point (a short free-text location hint, e.g. “near the entrance, row B”) shown to drivers on the station detail page. See FR14 for provisioning.</w:t>
              </w:r>
            </w:ins>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FR11</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Manage Operating Hours &amp; Pricing</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w:t>
            </w:r>
          </w:p>
        </w:tc>
        <w:tc>
          <w:tcPr>
            <w:tcW w:w="5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owners shall be able to configure their station's operating hours and time-of-use (TOU) pricing rates that apply to bookings on their chargers. Bookable time is derived from operating hours and existing bookings — the system does not pre-generate or store individual time slots. Pricing changes take effect for new bookings only; existing bookings retain the price captured at booking time via their BookingPriceLine snapshots and are never altered retroactively.</w:t>
            </w:r>
          </w:p>
        </w:tc>
      </w:tr>
    </w:tbl>
    <w:p>
      <w:pPr>
        <w:pStyle w:val="Normal"/>
        <w:rPr/>
      </w:pPr>
      <w:r>
        <w:rPr/>
      </w:r>
    </w:p>
    <w:p>
      <w:pPr>
        <w:pStyle w:val="Heading2"/>
        <w:rPr/>
      </w:pPr>
      <w:r>
        <w:rPr>
          <w:rFonts w:eastAsia="Arial" w:cs="Arial" w:ascii="Arial" w:hAnsi="Arial"/>
          <w:b/>
          <w:bCs/>
          <w:sz w:val="28"/>
          <w:szCs w:val="28"/>
        </w:rPr>
        <w:t>3.9 Charger Provisioning — FR14</w:t>
      </w:r>
    </w:p>
    <w:p>
      <w:pPr>
        <w:pStyle w:val="Normal"/>
        <w:spacing w:before="0" w:after="120"/>
        <w:rPr/>
      </w:pPr>
      <w:del w:id="70004" w:author="Claude" w:date="2026-07-21T00:00:00Z">
        <w:r>
          <w:rPr>
            <w:rFonts w:eastAsia="Arial" w:cs="Arial"/>
            <w:sz w:val="22"/>
            <w:szCs w:val="22"/>
          </w:rPr>
          <w:delText xml:space="preserve">Charger provisioning is the process by which a physical charger unit is registered in ChargeOps and linked to a verified station owner. The QR code printed on each charger is a static identifier label — it identifies the charger to drivers at check-in time. Ownership of a charger is established through the license and station approval process, not through physical QR scanning by the owner.</w:delText>
        </w:r>
      </w:del>
      <w:ins w:id="70005" w:author="Claude" w:date="2026-07-21T00:00:00Z">
        <w:r>
          <w:rPr>
            <w:rFonts w:eastAsia="Arial" w:cs="Arial"/>
            <w:sz w:val="22"/>
            <w:szCs w:val="22"/>
          </w:rPr>
          <w:t xml:space="preserve">Provisioning is the process by which a physical Charge Point (and the Connectors it exposes) is registered in ChargeOps and linked to a verified station owner. A QR code is printed per Connector — a static identifier label that identifies the Connector to drivers at check-in. Ownership is established through the license and station approval process, not through physical QR scanning by the owner.</w:t>
        </w:r>
      </w:ins>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Provisioning — License-Based Registration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Mechanism</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6" w:author="Claude" w:date="2026-07-21T00:00:00Z">
              <w:r>
                <w:rPr>
                  <w:rFonts w:eastAsia="Arial" w:cs="Arial"/>
                  <w:b w:val="false"/>
                  <w:bCs w:val="false"/>
                  <w:color w:val="000000"/>
                  <w:sz w:val="20"/>
                  <w:szCs w:val="20"/>
                </w:rPr>
                <w:delText xml:space="preserve">After a station owner purchases a license and their station is approved by admin, the admin creates charger records in the system for that station. Each charger is assigned a unique Charger ID. The system generates a QR code image encoding that Charger ID. The QR code image is sent to the station owner (via the approval email or admin panel download). The owner prints the QR code and physically sticks it onto the corresponding charger hardware unit at their station. The QR code is now a permanent identifier label on the physical device.</w:delText>
              </w:r>
            </w:del>
            <w:ins w:id="70007" w:author="Claude" w:date="2026-07-21T00:00:00Z">
              <w:r>
                <w:rPr>
                  <w:rFonts w:eastAsia="Arial" w:cs="Arial"/>
                  <w:b w:val="false"/>
                  <w:bCs w:val="false"/>
                  <w:color w:val="000000"/>
                  <w:sz w:val="20"/>
                  <w:szCs w:val="20"/>
                </w:rPr>
                <w:t xml:space="preserve">After a station owner purchases a license and their station is approved by admin, the admin creates the Charge Point records for that station and, under each Charge Point, its Connector records (each Connector carries connector_type and power_kw). Each Connector is assigned a unique Charger ID, and the system generates one QR code image per Connector encoding that id. The QR images are sent to the station owner (via the approval email or admin panel download). The owner prints each QR and sticks it onto the corresponding Connector. Each QR is then a permanent identifier label on that physical port.</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Ownership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ownership is established by the admin linking the charger record to the approved station owner's account during provisioning. The station owner does not need to be physically present at the station during provisioning. The QR code is not used to claim or transfer ownership — it exists solely for driver check-in identification.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8" w:author="Claude" w:date="2026-07-21T00:00:00Z">
              <w:r>
                <w:rPr>
                  <w:rFonts w:eastAsia="Arial" w:cs="Arial"/>
                  <w:b w:val="false"/>
                  <w:bCs w:val="false"/>
                  <w:color w:val="000000"/>
                  <w:sz w:val="20"/>
                  <w:szCs w:val="20"/>
                </w:rPr>
                <w:delText xml:space="preserve">A charger in UNCLAIMED status is not visible to drivers and cannot receive bookings. After provisioning, hardware attributes (connector type, power rating, QR code token) are locked for owners — admin-only to change. QR code image is available for download by admin and owner from the system.</w:delText>
              </w:r>
            </w:del>
            <w:ins w:id="70009" w:author="Claude" w:date="2026-07-21T00:00:00Z">
              <w:r>
                <w:rPr>
                  <w:rFonts w:eastAsia="Arial" w:cs="Arial"/>
                  <w:b w:val="false"/>
                  <w:bCs w:val="false"/>
                  <w:color w:val="000000"/>
                  <w:sz w:val="20"/>
                  <w:szCs w:val="20"/>
                </w:rPr>
                <w:t xml:space="preserve">A Charge Point in UNCLAIMED status (and the Connectors under it) is not visible to drivers and cannot receive bookings. After provisioning, Connector hardware attributes (connector_type, power_kw, QR token) are locked for owners — admin-only to change. QR images are available for download by admin and owner from the system.</w:t>
              </w:r>
            </w:ins>
          </w:p>
        </w:tc>
      </w:tr>
    </w:tbl>
    <w:p>
      <w:pPr>
        <w:pStyle w:val="Normal"/>
        <w:rPr/>
      </w:pPr>
      <w:r>
        <w:rPr/>
      </w:r>
    </w:p>
    <w:p>
      <w:pPr>
        <w:pStyle w:val="Normal"/>
        <w:spacing w:before="0" w:after="120"/>
        <w:rPr/>
      </w:pPr>
      <w:del w:id="70020" w:author="Claude" w:date="2026-07-21T00:00:00Z">
        <w:r>
          <w:rPr>
            <w:rFonts w:eastAsia="Arial" w:cs="Arial"/>
            <w:b/>
            <w:bCs/>
            <w:sz w:val="22"/>
            <w:szCs w:val="22"/>
          </w:rPr>
          <w:delText xml:space="preserve">Charger Status Lifecycle</w:delText>
        </w:r>
      </w:del>
      <w:ins w:id="70021" w:author="Claude" w:date="2026-07-21T00:00:00Z">
        <w:r>
          <w:rPr>
            <w:rFonts w:eastAsia="Arial" w:cs="Arial"/>
            <w:b/>
            <w:bCs/>
            <w:sz w:val="22"/>
            <w:szCs w:val="22"/>
          </w:rPr>
          <w:t xml:space="preserve">Charge Point Provisioning Lifecycle</w:t>
        </w:r>
      </w:ins>
      <w:r>
        <w:rPr>
          <w:rFonts w:eastAsia="Arial" w:cs="Arial"/>
          <w:b/>
          <w:bCs/>
          <w:sz w:val="22"/>
          <w:szCs w:val="22"/>
        </w:rPr>
        <w:t xml:space="preserve">:</w:t>
      </w:r>
    </w:p>
    <w:tbl>
      <w:tblPr>
        <w:tblW w:w="9360" w:type="dxa"/>
        <w:jc w:val="left"/>
        <w:tblInd w:w="0" w:type="dxa"/>
        <w:tblLayout w:type="fixed"/>
        <w:tblCellMar>
          <w:top w:w="80" w:type="dxa"/>
          <w:left w:w="120" w:type="dxa"/>
          <w:bottom w:w="80" w:type="dxa"/>
          <w:right w:w="120" w:type="dxa"/>
        </w:tblCellMar>
      </w:tblPr>
      <w:tblGrid>
        <w:gridCol w:w="1799"/>
        <w:gridCol w:w="4200"/>
        <w:gridCol w:w="33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Meaning</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UNCLAIMED</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Charger record created by admin; QR code generated; not yet active</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creates charger record during station approval</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ACTIVE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is live and visible to drivers; available for booking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sets status to Active after provisioning</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OFFLINE</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Charger temporarily unavailable; hidden from driver search results</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sets to Offline (e.g. for maintenance)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SUSPENDED</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deactivated by admin due to policy violation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action only</w:t>
            </w:r>
          </w:p>
        </w:tc>
      </w:tr>
    </w:tbl>
    <w:p>
      <w:pPr>
        <w:pStyle w:val="Normal"/>
        <w:rPr/>
      </w:pPr>
      <w:r>
        <w:rPr/>
      </w:r>
    </w:p>
    <w:p>
      <w:pPr>
        <w:pStyle w:val="Normal"/>
        <w:spacing w:before="0" w:after="120"/>
        <w:rPr/>
      </w:pPr>
      <w:r>
        <w:rPr>
          <w:rFonts w:eastAsia="Arial" w:cs="Arial"/>
          <w:b/>
          <w:bCs/>
          <w:sz w:val="22"/>
          <w:szCs w:val="22"/>
        </w:rPr>
        <w:t>Step-by-Step Provisioning Flow:</w:t>
      </w:r>
    </w:p>
    <w:tbl>
      <w:tblPr>
        <w:tblW w:w="9360" w:type="dxa"/>
        <w:jc w:val="left"/>
        <w:tblInd w:w="0" w:type="dxa"/>
        <w:tblLayout w:type="fixed"/>
        <w:tblCellMar>
          <w:top w:w="80" w:type="dxa"/>
          <w:left w:w="120" w:type="dxa"/>
          <w:bottom w:w="80" w:type="dxa"/>
          <w:right w:w="120" w:type="dxa"/>
        </w:tblCellMar>
      </w:tblPr>
      <w:tblGrid>
        <w:gridCol w:w="599"/>
        <w:gridCol w:w="2001"/>
        <w:gridCol w:w="676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w:t>
            </w:r>
          </w:p>
        </w:tc>
        <w:tc>
          <w:tcPr>
            <w:tcW w:w="20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67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Action</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1</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Purchases a license (monthly or yearly) for their station.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2</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Reviews and approves the station registration request.</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3</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10" w:author="Claude" w:date="2026-07-21T00:00:00Z">
              <w:r>
                <w:rPr>
                  <w:rFonts w:eastAsia="Arial" w:cs="Arial"/>
                  <w:b w:val="false"/>
                  <w:bCs w:val="false"/>
                  <w:color w:val="000000"/>
                  <w:sz w:val="20"/>
                  <w:szCs w:val="20"/>
                </w:rPr>
                <w:delText xml:space="preserve">Creates charger records in the system: connector type, power rating (kW), display name.</w:delText>
              </w:r>
            </w:del>
            <w:ins w:id="70011" w:author="Claude" w:date="2026-07-21T00:00:00Z">
              <w:r>
                <w:rPr>
                  <w:rFonts w:eastAsia="Arial" w:cs="Arial"/>
                  <w:b w:val="false"/>
                  <w:bCs w:val="false"/>
                  <w:color w:val="000000"/>
                  <w:sz w:val="20"/>
                  <w:szCs w:val="20"/>
                </w:rPr>
                <w:t xml:space="preserve">Creates the Charge Point(s), then the Connector(s) under each: connector_type, power_kw, display name.</w:t>
              </w:r>
            </w:ins>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4</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System</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2" w:author="Claude" w:date="2026-07-21T00:00:00Z">
              <w:r>
                <w:rPr>
                  <w:rFonts w:eastAsia="Arial" w:cs="Arial"/>
                  <w:b w:val="false"/>
                  <w:bCs w:val="false"/>
                  <w:color w:val="000000"/>
                  <w:sz w:val="20"/>
                  <w:szCs w:val="20"/>
                </w:rPr>
                <w:delText xml:space="preserve">Auto-generates a unique Charger ID and QR code image (offline — encodes only the Charger ID) per charger. Status set to UNCLAIMED.</w:delText>
              </w:r>
            </w:del>
            <w:ins w:id="70013" w:author="Claude" w:date="2026-07-21T00:00:00Z">
              <w:r>
                <w:rPr>
                  <w:rFonts w:eastAsia="Arial" w:cs="Arial"/>
                  <w:b w:val="false"/>
                  <w:bCs w:val="false"/>
                  <w:color w:val="000000"/>
                  <w:sz w:val="20"/>
                  <w:szCs w:val="20"/>
                </w:rPr>
                <w:t xml:space="preserve">Auto-generates a unique Charger ID and QR image (offline — encodes the Connector id) per Connector. Charge Point provisioning status set to UNCLAIMED.</w:t>
              </w:r>
            </w:ins>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5</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 System</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QR code image is made available for download. Admin sends QR images to station owner via the approval email.</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6</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4" w:author="Claude" w:date="2026-07-21T00:00:00Z">
              <w:r>
                <w:rPr>
                  <w:rFonts w:eastAsia="Arial" w:cs="Arial"/>
                  <w:b w:val="false"/>
                  <w:bCs w:val="false"/>
                  <w:color w:val="000000"/>
                  <w:sz w:val="20"/>
                  <w:szCs w:val="20"/>
                </w:rPr>
                <w:delText xml:space="preserve">Downloads QR code images, prints them, and physically attaches each sticker to the corresponding charger hardware unit at the station.</w:delText>
              </w:r>
            </w:del>
            <w:ins w:id="70015" w:author="Claude" w:date="2026-07-21T00:00:00Z">
              <w:r>
                <w:rPr>
                  <w:rFonts w:eastAsia="Arial" w:cs="Arial"/>
                  <w:b w:val="false"/>
                  <w:bCs w:val="false"/>
                  <w:color w:val="000000"/>
                  <w:sz w:val="20"/>
                  <w:szCs w:val="20"/>
                </w:rPr>
                <w:t xml:space="preserve">Downloads QR images, prints them, and attaches each sticker to the corresponding Connector at the station.</w:t>
              </w:r>
            </w:ins>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7</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16" w:author="Claude" w:date="2026-07-21T00:00:00Z">
              <w:r>
                <w:rPr>
                  <w:rFonts w:eastAsia="Arial" w:cs="Arial"/>
                  <w:b w:val="false"/>
                  <w:bCs w:val="false"/>
                  <w:color w:val="000000"/>
                  <w:sz w:val="20"/>
                  <w:szCs w:val="20"/>
                </w:rPr>
                <w:delText xml:space="preserve">Sets charger status to ACTIVE. Charger becomes visible to drivers in search and map results.</w:delText>
              </w:r>
            </w:del>
            <w:ins w:id="70017" w:author="Claude" w:date="2026-07-21T00:00:00Z">
              <w:r>
                <w:rPr>
                  <w:rFonts w:eastAsia="Arial" w:cs="Arial"/>
                  <w:b w:val="false"/>
                  <w:bCs w:val="false"/>
                  <w:color w:val="000000"/>
                  <w:sz w:val="20"/>
                  <w:szCs w:val="20"/>
                </w:rPr>
                <w:t xml:space="preserve">Sets the Charge Point provisioning status to ACTIVE. Its Connectors become visible to drivers in search and map results.</w:t>
              </w:r>
            </w:ins>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8</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(at check-in)</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8" w:author="Claude" w:date="2026-07-21T00:00:00Z">
              <w:r>
                <w:rPr>
                  <w:rFonts w:eastAsia="Arial" w:cs="Arial"/>
                  <w:b w:val="false"/>
                  <w:bCs w:val="false"/>
                  <w:color w:val="000000"/>
                  <w:sz w:val="20"/>
                  <w:szCs w:val="20"/>
                </w:rPr>
                <w:delText xml:space="preserve">Arrives at station, scans QR code on charger. System reads Charger ID from QR, validates booking, transitions booking to Checked-In.</w:delText>
              </w:r>
            </w:del>
            <w:ins w:id="70019" w:author="Claude" w:date="2026-07-21T00:00:00Z">
              <w:r>
                <w:rPr>
                  <w:rFonts w:eastAsia="Arial" w:cs="Arial"/>
                  <w:b w:val="false"/>
                  <w:bCs w:val="false"/>
                  <w:color w:val="000000"/>
                  <w:sz w:val="20"/>
                  <w:szCs w:val="20"/>
                </w:rPr>
                <w:t xml:space="preserve">Arrives at station, scans the QR on the booked Connector. System reads the Connector id from the QR, validates the booking, transitions it to Checked-In.</w:t>
              </w:r>
            </w:ins>
          </w:p>
        </w:tc>
      </w:tr>
    </w:tbl>
    <w:p>
      <w:pPr>
        <w:pStyle w:val="Normal"/>
        <w:rPr/>
      </w:pPr>
      <w:r>
        <w:rPr/>
      </w:r>
    </w:p>
    <w:p>
      <w:pPr>
        <w:pStyle w:val="Heading2"/>
        <w:rPr/>
      </w:pPr>
      <w:r>
        <w:rPr>
          <w:rFonts w:eastAsia="Arial" w:cs="Arial" w:ascii="Arial" w:hAnsi="Arial"/>
          <w:b/>
          <w:bCs/>
          <w:sz w:val="28"/>
          <w:szCs w:val="28"/>
        </w:rPr>
        <w:t>3.10 Admin Panel — FR12</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FR12</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Panel — Platform Management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admin panel (web application) provides platform-wide management capabilities. The admin can: review and approve or reject station owner registration requests; manage station licenses; create and manage charger records during station onboarding (see FR14); generate and download charger QR code images; deactivate or suspend user accounts; view all transactions across all stations; view, reassign, and escalate all support tickets platform-wide (FR16); access platform analytics (total bookings, revenue, active stations, active users); and monitor system health indicators.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Registration Approval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registrations are submitted by owners and remain in Pending Approval status until reviewed by admin. Only Approved stations are visible to drivers in search and map views. Rejected registrations are notified to the owner with a reason.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 Management</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records and tracks active licenses per station. License expiry triggers a warning notification to the owner. Expired licenses result in the station being hidden from drivers until renewed.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Scope 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registration of station owners is done manually — the system does not process or store legal compliance documents. Legal verification is handled offline prior to admin approval.</w:t>
            </w:r>
          </w:p>
        </w:tc>
      </w:tr>
    </w:tbl>
    <w:p>
      <w:pPr>
        <w:pStyle w:val="Normal"/>
        <w:rPr/>
      </w:pPr>
      <w:r>
        <w:rPr/>
      </w:r>
    </w:p>
    <w:p>
      <w:pPr>
        <w:pStyle w:val="Heading2"/>
        <w:rPr/>
      </w:pPr>
      <w:r>
        <w:rPr>
          <w:rFonts w:eastAsia="Arial" w:cs="Arial" w:ascii="Arial" w:hAnsi="Arial"/>
          <w:b/>
          <w:bCs/>
          <w:sz w:val="28"/>
          <w:szCs w:val="28"/>
        </w:rPr>
        <w:t>3.11 Notifications — FR13</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FR13</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Notifications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send automated email notifications to drivers and owners at key booking lifecycle events.</w:t>
            </w:r>
          </w:p>
        </w:tc>
      </w:tr>
    </w:tbl>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Event</w:t>
            </w:r>
          </w:p>
        </w:tc>
        <w:tc>
          <w:tcPr>
            <w:tcW w:w="328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Driver Notification</w:t>
            </w:r>
          </w:p>
        </w:tc>
        <w:tc>
          <w:tcPr>
            <w:tcW w:w="328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Owner Notification</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Booking confirmed + payment received</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confirmation email with booking details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new booking alert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reminder (30 min before slot)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reminder email</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Booking auto-cancelled (check-in timeout)</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cancellation email with refund amount</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slot released notification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cancelled by driver</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cancellation confirmation with refund amount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cancellation alert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Session completed</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session receipt email</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session completed alert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License expiry warning (30 days before)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license renewal reminder</w:t>
            </w:r>
          </w:p>
        </w:tc>
      </w:tr>
    </w:tbl>
    <w:p>
      <w:pPr>
        <w:pStyle w:val="Normal"/>
        <w:rPr/>
      </w:pPr>
      <w:r>
        <w:rPr/>
      </w:r>
    </w:p>
    <w:p>
      <w:pPr>
        <w:pStyle w:val="Heading2"/>
        <w:rPr/>
      </w:pPr>
      <w:r>
        <w:rPr>
          <w:rFonts w:eastAsia="Arial" w:cs="Arial" w:ascii="Arial" w:hAnsi="Arial"/>
          <w:b/>
          <w:bCs/>
          <w:sz w:val="28"/>
          <w:szCs w:val="28"/>
        </w:rPr>
        <w:t>3.12 Policy Assistant Chatbot — FR15</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FR15</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Policy Assistant Chatbot (Retrieval-Augmented Generation)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shall provide an in-app conversational assistant that answers user questions about platform policies and how the system works — for example, cancellation and refund rules, check-in windows, payment policy, and QR check-in steps. The assistant uses a Retrieval-Augmented Generation (RAG) approach: a curated knowledge base of platform policy statements is stored with vector embeddings; at query time the system embeds the user question, retrieves the most relevant policy statements by semantic similarity, and passes them as context to a Large Language Model (LLM) that composes the final answer. The assistant is informational only — it does not perform bookings, payments, cancellations, or any state-changing action, and its answers do not override the authoritative platform policy in case of a dispute.</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Knowledge Base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knowledge base consists of discrete, self-contained policy statements derived from this SRS (notably the Business Rules in Section 9 and the cancellation/refund policy in FR08). Each statement is stored as a PolicyDocument record with its precomputed embedding vector. The admin can add, edit, or remove policy statements; updated statements are re-embedded so the assistant always answers from current policy without retraining the model.</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Retrieval Mechanism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Vector similarity search is performed in PostgreSQL using the pgvector extension, keeping the data store consistent with the rest of the system. The top-k most relevant policy statements (default k = 5) are retrieved and supplied to the LLM as grounding context.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Constraint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LLM is instructed to answer using only the retrieved policy context and to state that it does not have the information when the answer is not present in the context, in order to reduce hallucination on policy-sensitive topics such as refunds. LLM and embedding providers are external services; the system stores no third-party API credentials in client applications.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 can submit a free-text question and receive a relevant answer grounded in the retrieved policy statements. When a question falls outside the knowledge base, the assistant explicitly states that the information is unavailable rather than fabricating an answer. The assistant exposes no endpoint that mutates booking, payment, charger, or account state. Retrieval returns results ranked by semantic similarity. Editing a policy statement in the knowledge base is reflected in subsequent answers after re-embedding.</w:t>
            </w:r>
          </w:p>
        </w:tc>
      </w:tr>
    </w:tbl>
    <w:p>
      <w:pPr>
        <w:pStyle w:val="Normal"/>
        <w:rPr/>
      </w:pPr>
      <w:r>
        <w:rPr/>
      </w:r>
    </w:p>
    <w:p>
      <w:pPr>
        <w:pStyle w:val="Normal"/>
        <w:rPr/>
      </w:pPr>
      <w:r>
        <w:rPr/>
      </w:r>
      <w:r>
        <w:br w:type="page"/>
      </w:r>
    </w:p>
    <w:p>
      <w:pPr>
        <w:pStyle w:val="Heading2"/>
        <w:spacing w:before="0" w:after="120"/>
        <w:rPr/>
      </w:pPr>
      <w:r>
        <w:rPr>
          <w:rFonts w:eastAsia="Arial" w:cs="Arial" w:ascii="Arial" w:hAnsi="Arial"/>
          <w:b/>
          <w:bCs/>
          <w:sz w:val="28"/>
          <w:szCs w:val="28"/>
        </w:rPr>
        <w:t>3.13 Support Tickets — FR16</w:t>
      </w:r>
    </w:p>
    <w:p>
      <w:pPr>
        <w:pStyle w:val="Normal"/>
        <w:spacing w:before="0" w:after="120"/>
        <w:rPr/>
      </w:pPr>
      <w:r>
        <w:rPr>
          <w:rFonts w:eastAsia="Arial" w:cs="Arial"/>
          <w:sz w:val="22"/>
          <w:szCs w:val="22"/>
        </w:rPr>
        <w:t>Support tickets give users an official channel for handling exceptions in the core booking and payment flows (e.g. a paid booking that failed to confirm, a connector that does not start charging). They are not generic customer service: each ticket can link directly to the booking and/or station it concerns, so the handler opens the ticket with full operational context.</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Support Tickets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 Station Staff, Admin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authenticated users to create support tickets with a category (CHARGING_ISSUE / BOOKING / PAYMENT / ACCOUNT / OTHER), a priority (LOW / MEDIUM / HIGH), a free-text description, and optional links to a specific booking and/or station for context. Each ticket carries an append-only message thread between the reporter and the handler. Tickets are identified by a human-readable ticket number in addition to the system ID.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Routing &amp; Access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Station-scoped tickets (CHARGING_ISSUE, and BOOKING tickets linked to a station) are routed to that station’s Owner and assigned Staff. PAYMENT, ACCOUNT, and OTHER tickets are routed to Admin. Admin can view every ticket and reassign or escalate any ticket (e.g. when an owner is unresponsive). Owners and Staff can only view and act on tickets belonging to stations they own or are assigned to — the same station-scoped authorization model as BR-ACC-05.</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user can create a ticket, exchange messages on it, and follow its status. Lifecycle: OPEN &gt; IN_PROGRESS &gt; RESOLVED &gt; CLOSED. RESOLVED is set by the handler; CLOSED occurs on reporter confirmation or by auto-close (scheduled job) after a configurable number of days without reporter response. Ticket messages are append-only — they are never edited or deleted after posting. v1 uses polling / manual refresh (no real-time push) and supports text-only tickets (no file attachments).</w:t>
            </w:r>
          </w:p>
        </w:tc>
      </w:tr>
    </w:tbl>
    <w:p>
      <w:pPr>
        <w:pStyle w:val="Normal"/>
        <w:spacing w:before="0" w:after="120"/>
        <w:rPr/>
      </w:pPr>
      <w:r>
        <w:rPr>
          <w:rFonts w:eastAsia="Arial" w:cs="Arial"/>
          <w:b/>
          <w:bCs/>
          <w:sz w:val="22"/>
          <w:szCs w:val="22"/>
        </w:rPr>
        <w:t>Ticket Lifecycle:</w:t>
      </w:r>
    </w:p>
    <w:tbl>
      <w:tblPr>
        <w:tblW w:w="9360" w:type="dxa"/>
        <w:jc w:val="left"/>
        <w:tblInd w:w="0" w:type="dxa"/>
        <w:tblLayout w:type="fixed"/>
        <w:tblCellMar>
          <w:top w:w="80" w:type="dxa"/>
          <w:left w:w="120" w:type="dxa"/>
          <w:bottom w:w="80" w:type="dxa"/>
          <w:right w:w="120" w:type="dxa"/>
        </w:tblCellMar>
      </w:tblPr>
      <w:tblGrid>
        <w:gridCol w:w="1799"/>
        <w:gridCol w:w="4200"/>
        <w:gridCol w:w="33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Meaning</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OPEN</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created by the reporter; awaiting a handler</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Reporter submits the ticket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IN_PROGRESS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handler has acknowledged the ticket and is working on it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 Staff / Admin replies or takes assignment</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RESOLVED</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handler considers the issue addressed</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Handler marks the ticket resolved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CLOSED</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Ticket finalised; message thread locked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Reporter confirms resolution, or auto-close after N days without reporter response</w:t>
            </w:r>
          </w:p>
        </w:tc>
      </w:tr>
    </w:tbl>
    <w:p>
      <w:pPr>
        <w:pStyle w:val="Normal"/>
        <w:rPr/>
      </w:pPr>
      <w:r>
        <w:rPr/>
      </w:r>
    </w:p>
    <w:p>
      <w:pPr>
        <w:pStyle w:val="Heading2"/>
        <w:rPr/>
      </w:pPr>
      <w:r>
        <w:rPr>
          <w:rFonts w:eastAsia="Arial" w:cs="Arial" w:ascii="Arial" w:hAnsi="Arial"/>
          <w:b/>
          <w:bCs/>
          <w:sz w:val="28"/>
          <w:szCs w:val="28"/>
        </w:rPr>
        <w:t>3.14 Station Staff Management — FR17</w:t>
      </w:r>
    </w:p>
    <w:p>
      <w:pPr>
        <w:pStyle w:val="Normal"/>
        <w:spacing w:before="0" w:after="120"/>
        <w:rPr/>
      </w:pPr>
      <w:r>
        <w:rPr>
          <w:rFonts w:eastAsia="Arial" w:cs="Arial"/>
          <w:sz w:val="22"/>
          <w:szCs w:val="22"/>
        </w:rPr>
        <w:t>The STATION_STAFF role exists because the owner is not always physically present at the station. Staff cover on-site operations (connector status, station tickets) while business functions (pricing, revenue, staff management) remain owner-only. Authorization therefore combines RBAC (role check via Keycloak realm roles) with resource-based checks (station assignment held in the platform database) — the identity provider answers “who are you”, the backend answers “which stations may you touch”.</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FR17</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Staff Management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 (with Admin oversight)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Owners shall be able to grant and revoke the STATION_STAFF role for their own stations from a Staff Management screen. Staff are added by email only (invite-by-email): the owner submits an email address; if an account with that email already exists (typically a DRIVER), the system grants the additional STATION_STAFF role and records the station assignment; if not, the system provisions a new account with a temporary password via the identity provider’s admin API. There is no platform-wide user search or directory browsing.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Access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STATION_STAFF permissions are a strict subset of the owner’s operational permissions (see the capability matrix below and BR-ACC-04). Access is scoped per station through StationStaff assignments; removing a staff member revokes access to that station only — it never deletes the account or any other role the user holds (roles are additive: DRIVER + STATION_STAFF coexist).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An owner can add and remove staff only for stations they own. A staff member logging in to the shared web console sees a restricted operational menu and receives HTTP 403 on owner-only endpoints (pricing, revenue, staff management, station configuration) — enforced server-side, independent of any client-side menu hiding. Assignment takes effect immediately; there is no invitation-acceptance step in v1 (documented simplification: the worst-case impact of a wrong email is an unwanted menu in the console, with no exposure of financial data).</w:t>
            </w:r>
          </w:p>
        </w:tc>
      </w:tr>
    </w:tbl>
    <w:p>
      <w:pPr>
        <w:pStyle w:val="Normal"/>
        <w:spacing w:before="0" w:after="120"/>
        <w:rPr/>
      </w:pPr>
      <w:r>
        <w:rPr>
          <w:rFonts w:eastAsia="Arial" w:cs="Arial"/>
          <w:b/>
          <w:bCs/>
          <w:sz w:val="22"/>
          <w:szCs w:val="22"/>
        </w:rPr>
        <w:t>Owner vs Staff Capability Matrix:</w:t>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Capability</w:t>
            </w:r>
          </w:p>
        </w:tc>
        <w:tc>
          <w:tcPr>
            <w:tcW w:w="328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Owner</w:t>
            </w:r>
          </w:p>
        </w:tc>
        <w:tc>
          <w:tcPr>
            <w:tcW w:w="328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Staff</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View own station details, bookings, and connector status</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Toggle connector operational status (Available / Offline)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Handle support tickets routed to the station (FR16)</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Configure operating hours &amp; TOU pricing (FR11)</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View revenue dashboard &amp; analytics</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Manage staff — add / remove (FR17)</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w:t>
            </w:r>
          </w:p>
        </w:tc>
      </w:tr>
    </w:tbl>
    <w:p>
      <w:pPr>
        <w:pStyle w:val="Normal"/>
        <w:rPr/>
      </w:pPr>
      <w:r>
        <w:rPr/>
      </w:r>
    </w:p>
    <w:p>
      <w:pPr>
        <w:pStyle w:val="Heading1"/>
        <w:rPr/>
      </w:pPr>
      <w:r>
        <w:rPr>
          <w:rFonts w:eastAsia="Arial" w:cs="Arial" w:ascii="Arial" w:hAnsi="Arial"/>
          <w:b/>
          <w:bCs/>
          <w:sz w:val="32"/>
          <w:szCs w:val="32"/>
        </w:rPr>
        <w:t>4. Booking Lifecycle</w:t>
      </w:r>
    </w:p>
    <w:p>
      <w:pPr>
        <w:pStyle w:val="Normal"/>
        <w:spacing w:before="0" w:after="120"/>
        <w:rPr/>
      </w:pPr>
      <w:r>
        <w:rPr>
          <w:rFonts w:eastAsia="Arial" w:cs="Arial"/>
          <w:sz w:val="22"/>
          <w:szCs w:val="22"/>
        </w:rPr>
        <w:t>The booking lifecycle is the central business process of the system. Every booking passes through a defined set of states from creation to completion or cancellation.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000"/>
        <w:gridCol w:w="4400"/>
        <w:gridCol w:w="29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State</w:t>
            </w:r>
          </w:p>
        </w:tc>
        <w:tc>
          <w:tcPr>
            <w:tcW w:w="4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c>
          <w:tcPr>
            <w:tcW w:w="29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Pending Payment</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created; slot reserved; awaiting payment</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initiates booking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Confirmed</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Slot payment successful; booking active; driver ready to check in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confirms payment</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Checked-In</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scanned charger QR code; arrival validated; charger marked In-Use (logical status only)</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Successful QR scan within check-in window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Charging</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Charging session in progress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System records session start</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Completed</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Charging session ended; slot released</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marks session complete in app</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Cancelled</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cancelled by driver, owner, or system; refund applied per policy</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cancels / payment timeout / check-in timeout (auto)</w:t>
            </w:r>
          </w:p>
        </w:tc>
      </w:tr>
    </w:tbl>
    <w:p>
      <w:pPr>
        <w:pStyle w:val="Normal"/>
        <w:rPr/>
      </w:pPr>
      <w:r>
        <w:rPr/>
      </w:r>
    </w:p>
    <w:p>
      <w:pPr>
        <w:pStyle w:val="Normal"/>
        <w:spacing w:before="0" w:after="120"/>
        <w:rPr/>
      </w:pPr>
      <w:r>
        <w:rPr>
          <w:rFonts w:eastAsia="Arial" w:cs="Arial"/>
          <w:b/>
          <w:bCs/>
          <w:sz w:val="22"/>
          <w:szCs w:val="22"/>
        </w:rPr>
        <w:t>State Transition Rules:</w:t>
      </w:r>
    </w:p>
    <w:p>
      <w:pPr>
        <w:pStyle w:val="ListParagraph"/>
        <w:numPr>
          <w:ilvl w:val="0"/>
          <w:numId w:val="1"/>
        </w:numPr>
        <w:spacing w:before="0" w:after="80"/>
        <w:rPr/>
      </w:pPr>
      <w:r>
        <w:rPr>
          <w:rFonts w:eastAsia="Arial" w:cs="Arial"/>
          <w:sz w:val="22"/>
          <w:szCs w:val="22"/>
        </w:rPr>
        <w:t>Cancellation is permitted from Pending Payment and Confirmed states only.</w:t>
      </w:r>
    </w:p>
    <w:p>
      <w:pPr>
        <w:pStyle w:val="ListParagraph"/>
        <w:numPr>
          <w:ilvl w:val="0"/>
          <w:numId w:val="1"/>
        </w:numPr>
        <w:spacing w:before="0" w:after="80"/>
        <w:rPr/>
      </w:pPr>
      <w:r>
        <w:rPr>
          <w:rFonts w:eastAsia="Arial" w:cs="Arial"/>
          <w:sz w:val="22"/>
          <w:szCs w:val="22"/>
        </w:rPr>
        <w:t>A booking in Checked-In or Charging state cannot be cancelled — the session is underway.</w:t>
      </w:r>
    </w:p>
    <w:p>
      <w:pPr>
        <w:pStyle w:val="ListParagraph"/>
        <w:numPr>
          <w:ilvl w:val="0"/>
          <w:numId w:val="1"/>
        </w:numPr>
        <w:spacing w:before="0" w:after="80"/>
        <w:rPr/>
      </w:pPr>
      <w:r>
        <w:rPr>
          <w:rFonts w:eastAsia="Arial" w:cs="Arial"/>
          <w:sz w:val="22"/>
          <w:szCs w:val="22"/>
        </w:rPr>
        <w:t>If payment is not completed within 10 minutes, the booking transitions automatically to Cancelled and the slot is released.</w:t>
      </w:r>
    </w:p>
    <w:p>
      <w:pPr>
        <w:pStyle w:val="ListParagraph"/>
        <w:numPr>
          <w:ilvl w:val="0"/>
          <w:numId w:val="1"/>
        </w:numPr>
        <w:spacing w:before="0" w:after="80"/>
        <w:rPr/>
      </w:pPr>
      <w:r>
        <w:rPr>
          <w:rFonts w:eastAsia="Arial" w:cs="Arial"/>
          <w:sz w:val="22"/>
          <w:szCs w:val="22"/>
        </w:rPr>
        <w:t>If the driver does not check in within 15 minutes of the slot start time, the booking is auto-cancelled with 0% refund.</w:t>
      </w:r>
    </w:p>
    <w:p>
      <w:pPr>
        <w:pStyle w:val="ListParagraph"/>
        <w:numPr>
          <w:ilvl w:val="0"/>
          <w:numId w:val="1"/>
        </w:numPr>
        <w:spacing w:before="0" w:after="80"/>
        <w:rPr/>
      </w:pPr>
      <w:r>
        <w:rPr>
          <w:rFonts w:eastAsia="Arial" w:cs="Arial"/>
          <w:sz w:val="22"/>
          <w:szCs w:val="22"/>
        </w:rPr>
        <w:t>When the driver marks the session as complete, the booking transitions to Completed and the remaining slot time is released for new bookings.</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5. Non-Functional Requirements</w:t>
      </w:r>
    </w:p>
    <w:tbl>
      <w:tblPr>
        <w:tblW w:w="9360" w:type="dxa"/>
        <w:jc w:val="left"/>
        <w:tblInd w:w="0" w:type="dxa"/>
        <w:tblLayout w:type="fixed"/>
        <w:tblCellMar>
          <w:top w:w="80" w:type="dxa"/>
          <w:left w:w="120" w:type="dxa"/>
          <w:bottom w:w="80" w:type="dxa"/>
          <w:right w:w="120" w:type="dxa"/>
        </w:tblCellMar>
      </w:tblPr>
      <w:tblGrid>
        <w:gridCol w:w="900"/>
        <w:gridCol w:w="1800"/>
        <w:gridCol w:w="4200"/>
        <w:gridCol w:w="2459"/>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18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Category</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Requirement</w:t>
            </w:r>
          </w:p>
        </w:tc>
        <w:tc>
          <w:tcPr>
            <w:tcW w:w="245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Acceptance Criterion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NFR01</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Performance</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Map and station list screens shall load within 2 seconds under normal network conditions.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Screen load time &lt;= 2s on standard mobile broadband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Security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All user data shall be encrypted in transit (HTTPS/TLS). JWT tokens shall have configurable expiry with refresh token rotation enforced.</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HTTPS enforced on all endpoints. No sensitive data in URL parameters or logs.</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NFR03</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Availability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operate 24/7. Core booking and check-in functionality shall be available at all times.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System uptime target: 99% in development/demo scope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Usability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driver actions (search, book, check-in) shall be reachable within 3 taps from the home screen.</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Task completion test: new user completes a booking end-to-end without assistance</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NFR05</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Scalability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payment integration shall be abstracted behind a service interface to allow additional payment providers to be added without refactoring core booking logic.</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PaymentService interface exists; adding a new gateway requires only a new implementation class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Maintainability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backend shall follow a layered architecture (Controller &gt; Service &gt; Repository) with clear separation of concerns. No business logic in controller or repository layers.</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Code review confirms business logic resides exclusively in the Service layer</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NFR07</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Data Integrity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booking engine shall prevent two overlapping bookings on the same charger under concurrent requests.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Integration test: two simultaneous booking requests for the same slot; only one succeeds</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6. System Constraints and Assumptions</w:t>
      </w:r>
    </w:p>
    <w:p>
      <w:pPr>
        <w:pStyle w:val="Heading2"/>
        <w:rPr/>
      </w:pPr>
      <w:r>
        <w:rPr>
          <w:rFonts w:eastAsia="Arial" w:cs="Arial" w:ascii="Arial" w:hAnsi="Arial"/>
          <w:b/>
          <w:bCs/>
          <w:sz w:val="28"/>
          <w:szCs w:val="28"/>
        </w:rPr>
        <w:t>6.1 Constraints</w:t>
      </w:r>
    </w:p>
    <w:p>
      <w:pPr>
        <w:pStyle w:val="ListParagraph"/>
        <w:numPr>
          <w:ilvl w:val="0"/>
          <w:numId w:val="1"/>
        </w:numPr>
        <w:spacing w:before="0" w:after="80"/>
        <w:rPr/>
      </w:pPr>
      <w:r>
        <w:rPr>
          <w:rFonts w:eastAsia="Arial" w:cs="Arial"/>
          <w:sz w:val="22"/>
          <w:szCs w:val="22"/>
        </w:rPr>
        <w:t>The system is developed by a single developer (solo project); architectural decisions (monolithic over microservices) reflect this constraint.</w:t>
      </w:r>
    </w:p>
    <w:p>
      <w:pPr>
        <w:pStyle w:val="ListParagraph"/>
        <w:numPr>
          <w:ilvl w:val="0"/>
          <w:numId w:val="1"/>
        </w:numPr>
        <w:spacing w:before="0" w:after="80"/>
        <w:rPr/>
      </w:pPr>
      <w:r>
        <w:rPr>
          <w:rFonts w:eastAsia="Arial" w:cs="Arial"/>
          <w:sz w:val="22"/>
          <w:szCs w:val="22"/>
        </w:rPr>
        <w:t>Payment gateway integration is limited to sandbox/test mode. Live payment processing is not in scope.</w:t>
      </w:r>
    </w:p>
    <w:p>
      <w:pPr>
        <w:pStyle w:val="ListParagraph"/>
        <w:numPr>
          <w:ilvl w:val="0"/>
          <w:numId w:val="1"/>
        </w:numPr>
        <w:spacing w:before="0" w:after="80"/>
        <w:rPr/>
      </w:pPr>
      <w:r>
        <w:rPr>
          <w:rFonts w:eastAsia="Arial" w:cs="Arial"/>
          <w:sz w:val="22"/>
          <w:szCs w:val="22"/>
        </w:rPr>
        <w:t>This system has no IoT integration of any kind. Physical charger hardware control is permanently out of scope. There are no hardware signals, electronic locks, sensor data, or physical device communication.</w:t>
      </w:r>
    </w:p>
    <w:p>
      <w:pPr>
        <w:pStyle w:val="ListParagraph"/>
        <w:numPr>
          <w:ilvl w:val="0"/>
          <w:numId w:val="1"/>
        </w:numPr>
        <w:spacing w:before="0" w:after="80"/>
        <w:rPr/>
      </w:pPr>
      <w:r>
        <w:rPr>
          <w:rFonts w:eastAsia="Arial" w:cs="Arial"/>
          <w:sz w:val="22"/>
          <w:szCs w:val="22"/>
        </w:rPr>
        <w:t>The mobile application (React Native) serves the Driver. The Station Owner, Station Staff, and Admin are served by a shared responsive web application (React/Next.js), with access governed by role-based access control. A dedicated owner mobile app is a candidate for a future release and is not in scope for this project.</w:t>
      </w:r>
    </w:p>
    <w:p>
      <w:pPr>
        <w:pStyle w:val="ListParagraph"/>
        <w:numPr>
          <w:ilvl w:val="0"/>
          <w:numId w:val="1"/>
        </w:numPr>
        <w:spacing w:before="0" w:after="80"/>
        <w:rPr/>
      </w:pPr>
      <w:r>
        <w:rPr>
          <w:rFonts w:eastAsia="Arial" w:cs="Arial"/>
          <w:sz w:val="22"/>
          <w:szCs w:val="22"/>
        </w:rPr>
        <w:t>Authentication is fully delegated to Keycloak (OAuth2 / OIDC, Authorization Code + PKCE). No client application implements its own credential form: the web console and the mobile app both use the hosted Keycloak login page (the mobile app opens it in the system browser and receives the redirect on a custom URL scheme). Authorization is enforced server-side as RBAC plus station-scoped resource checks; client-side menu and route guards are a UX convenience only, never a security boundary.</w:t>
      </w:r>
    </w:p>
    <w:p>
      <w:pPr>
        <w:pStyle w:val="ListParagraph"/>
        <w:numPr>
          <w:ilvl w:val="0"/>
          <w:numId w:val="1"/>
        </w:numPr>
        <w:spacing w:before="0" w:after="80"/>
        <w:rPr/>
      </w:pPr>
      <w:r>
        <w:rPr>
          <w:rFonts w:eastAsia="Arial" w:cs="Arial"/>
          <w:sz w:val="22"/>
          <w:szCs w:val="22"/>
        </w:rPr>
        <w:t>Map functionality depends on the availability and terms of the Google Maps API. OpenStreetMap is the designated fallback.</w:t>
      </w:r>
    </w:p>
    <w:p>
      <w:pPr>
        <w:pStyle w:val="Normal"/>
        <w:rPr/>
      </w:pPr>
      <w:r>
        <w:rPr/>
      </w:r>
    </w:p>
    <w:p>
      <w:pPr>
        <w:pStyle w:val="Heading2"/>
        <w:rPr/>
      </w:pPr>
      <w:r>
        <w:rPr>
          <w:rFonts w:eastAsia="Arial" w:cs="Arial" w:ascii="Arial" w:hAnsi="Arial"/>
          <w:b/>
          <w:bCs/>
          <w:sz w:val="28"/>
          <w:szCs w:val="28"/>
        </w:rPr>
        <w:t>6.2 Assumptions</w:t>
      </w:r>
    </w:p>
    <w:p>
      <w:pPr>
        <w:pStyle w:val="ListParagraph"/>
        <w:numPr>
          <w:ilvl w:val="0"/>
          <w:numId w:val="1"/>
        </w:numPr>
        <w:spacing w:before="0" w:after="80"/>
        <w:rPr/>
      </w:pPr>
      <w:r>
        <w:rPr>
          <w:rFonts w:eastAsia="Arial" w:cs="Arial"/>
          <w:sz w:val="22"/>
          <w:szCs w:val="22"/>
        </w:rPr>
        <w:t>Station owners have completed all required legal registrations and hardware setup prior to submitting a registration request to the platform. The system does not verify or store legal compliance documents.</w:t>
      </w:r>
    </w:p>
    <w:p>
      <w:pPr>
        <w:pStyle w:val="ListParagraph"/>
        <w:numPr>
          <w:ilvl w:val="0"/>
          <w:numId w:val="1"/>
        </w:numPr>
        <w:spacing w:before="0" w:after="80"/>
        <w:rPr/>
      </w:pPr>
      <w:r>
        <w:rPr>
          <w:rFonts w:eastAsia="Arial" w:cs="Arial"/>
          <w:sz w:val="22"/>
          <w:szCs w:val="22"/>
        </w:rPr>
        <w:t>All users (drivers and station owners) have access to a smartphone with iOS or Android and a valid Vietnamese phone number and email address.</w:t>
      </w:r>
    </w:p>
    <w:p>
      <w:pPr>
        <w:pStyle w:val="ListParagraph"/>
        <w:numPr>
          <w:ilvl w:val="0"/>
          <w:numId w:val="1"/>
        </w:numPr>
        <w:spacing w:before="0" w:after="80"/>
        <w:rPr/>
      </w:pPr>
      <w:r>
        <w:rPr>
          <w:rFonts w:eastAsia="Arial" w:cs="Arial"/>
          <w:sz w:val="22"/>
          <w:szCs w:val="22"/>
        </w:rPr>
        <w:t>Charger QR code stickers are physically attached to each charger by the station owner after receiving QR images from the admin. Stickers are not tampered with.</w:t>
      </w:r>
    </w:p>
    <w:p>
      <w:pPr>
        <w:pStyle w:val="ListParagraph"/>
        <w:numPr>
          <w:ilvl w:val="0"/>
          <w:numId w:val="1"/>
        </w:numPr>
        <w:spacing w:before="0" w:after="80"/>
        <w:rPr/>
      </w:pPr>
      <w:r>
        <w:rPr>
          <w:rFonts w:eastAsia="Arial" w:cs="Arial"/>
          <w:sz w:val="22"/>
          <w:szCs w:val="22"/>
        </w:rPr>
        <w:t>The admin team manually verifies station owner credentials offline before approving registration requests in the system.</w:t>
      </w:r>
    </w:p>
    <w:p>
      <w:pPr>
        <w:pStyle w:val="ListParagraph"/>
        <w:numPr>
          <w:ilvl w:val="0"/>
          <w:numId w:val="1"/>
        </w:numPr>
        <w:spacing w:before="0" w:after="80"/>
        <w:rPr/>
      </w:pPr>
      <w:r>
        <w:rPr>
          <w:rFonts w:eastAsia="Arial" w:cs="Arial"/>
          <w:sz w:val="22"/>
          <w:szCs w:val="22"/>
        </w:rPr>
        <w:t>Charging session duration is defined by the booked time slot. The system does not monitor actual energy delivery or battery charge level.</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7. High-Level Data Model</w:t>
      </w:r>
    </w:p>
    <w:p>
      <w:pPr>
        <w:pStyle w:val="Normal"/>
        <w:spacing w:before="0" w:after="120"/>
        <w:rPr/>
      </w:pPr>
      <w:r>
        <w:rPr>
          <w:rFonts w:eastAsia="Arial" w:cs="Arial"/>
          <w:sz w:val="22"/>
          <w:szCs w:val="22"/>
        </w:rPr>
        <w:t>The system is built around eight core entities. Relationships and key attributes are described below. Note: bookings reserve a continuous time range on a Connector; there is no separate stored time-slot entity (see the booking model in Section 3.3 / FR05).</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400"/>
        <w:gridCol w:w="4599"/>
        <w:gridCol w:w="3361"/>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Entity</w:t>
            </w:r>
          </w:p>
        </w:tc>
        <w:tc>
          <w:tcPr>
            <w:tcW w:w="4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Key Attributes</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Relationships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User</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name, phone, email, password_hash, role (DRIVER/OWNER/ADMIN), status</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user (OWNER) owns many Stations; one user (DRIVER) has many Bookings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name, address, latitude, longitude, description, status (PENDING/ACTIVE/SUSPENDED), owner_id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Station has many Charge Points; belongs to one User (Owner)</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station_id, owner_id, type (MONTHLY/YEARLY), price_vnd, start_date, expiry_date, status (ACTIVE/EXPIRED/CANCELLED)</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License belongs to one Station; triggers charger provisioning workflow</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Charge Point</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22" w:author="Claude" w:date="2026-07-21T00:00:00Z">
              <w:r>
                <w:rPr>
                  <w:rFonts w:eastAsia="Arial" w:cs="Arial"/>
                  <w:b w:val="false"/>
                  <w:bCs w:val="false"/>
                  <w:color w:val="000000"/>
                  <w:sz w:val="20"/>
                  <w:szCs w:val="20"/>
                </w:rPr>
                <w:delText xml:space="preserve">id, station_id, name, max_power_kw (display-only; see BR-CHG-06), qr_code_token, qr_image_url, provisioning_status (UNCLAIMED/ACTIVE/OFFLINE/SUSPENDED), runtime_status (AVAILABLE/IN_USE/OFFLINE)</w:delText>
              </w:r>
            </w:del>
            <w:ins w:id="80023" w:author="Claude" w:date="2026-07-21T00:00:00Z">
              <w:r>
                <w:rPr>
                  <w:rFonts w:eastAsia="Arial" w:cs="Arial"/>
                  <w:b w:val="false"/>
                  <w:bCs w:val="false"/>
                  <w:color w:val="000000"/>
                  <w:sz w:val="20"/>
                  <w:szCs w:val="20"/>
                </w:rPr>
                <w:t xml:space="preserve">id, station_id, name, zone_label (free-text location hint shown to drivers), max_power_kw (display-only; see BR-CHG-06), provisioning_status (UNCLAIMED/ACTIVE/OFFLINE/SUSPENDED)</w:t>
              </w:r>
            </w:ins>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Charge Point belongs to one Station and has one or more Connectors. It is the physical device that bears the printed QR label; the QR code encodes the Charge Point ID (Charger ID) only — no ownership logic. Bookings do not attach to a Charge Point directly; they attach to its Connectors.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Connector</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24" w:author="Claude" w:date="2026-07-21T00:00:00Z">
              <w:r>
                <w:rPr>
                  <w:rFonts w:eastAsia="Arial" w:cs="Arial"/>
                  <w:b w:val="false"/>
                  <w:bCs w:val="false"/>
                  <w:color w:val="000000"/>
                  <w:sz w:val="20"/>
                  <w:szCs w:val="20"/>
                </w:rPr>
                <w:delText xml:space="preserve">id, charge_point_id, name, connector_type (CCS2 / CHAdeMO / AC_TYPE_2), power_kw (3.0–360.0 kW; see BR-CHG-07), runtime_status (AVAILABLE/IN_USE/OFFLINE)</w:delText>
              </w:r>
            </w:del>
            <w:ins w:id="80025" w:author="Claude" w:date="2026-07-21T00:00:00Z">
              <w:r>
                <w:rPr>
                  <w:rFonts w:eastAsia="Arial" w:cs="Arial"/>
                  <w:b w:val="false"/>
                  <w:bCs w:val="false"/>
                  <w:color w:val="000000"/>
                  <w:sz w:val="20"/>
                  <w:szCs w:val="20"/>
                </w:rPr>
                <w:t xml:space="preserve">id, charge_point_id, name, connector_type (CCS2 / CHAdeMO / AC_TYPE_2), power_kw (3.0–360.0 kW; see BR-CHG-07), qr_token, qr_image_url, runtime_status (AVAILABLE/IN_USE/OFFLINE)</w:t>
              </w:r>
            </w:ins>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Connector belongs to one Charge Point and has many Bookings (each over a continuous time range). The Connector is the unit of contention: all availability, locking, and the (connector_id, time range) exclusion invariant operate here.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user_id, connector_id, start_at, end_at, expires_at, total_amount, status (PENDING/CONFIRMED/CHECKED_IN/CHARGING/COMPLETED/CANCELLED/EXPIRED), created_at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Booking has one Payment; belongs to one User and one Connector, and reserves a continuous time range (start_at–end_at) on that Connector. Per-segment TOU price snapshots are held in BookingPriceLine records.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Payment</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booking_id, amount, method (VNPAY/MOMO/ZALOPAY), status (PENDING/PAID/REFUNDED), paid_at, refund_amount, gateway_transaction_id</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Payment belongs to one Booking; recorded in the ledger for accounting and audit</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PolicyDocument</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content (policy statement text), embedding (vector), category, updated_at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Standalone knowledge-base record for the FR15 policy chatbot; not linked to transactional entities. Sourced from SRS business rules.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StationStaff</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user_id, station_id (composite primary key), created_at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Join entity: many-to-many between User and Station. A row grants a STATION_STAFF user operational access to one Station (FR17). Removing a staff member deletes the row only — never the account or its other roles.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SupportTicket</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ticket_no, reporter_id, category (CHARGING_ISSUE/BOOKING/PAYMENT/ACCOUNT/OTHER), priority (LOW/MEDIUM/HIGH), status (OPEN/IN_PROGRESS/RESOLVED/CLOSED), station_id (nullable), booking_id (nullable), assignee_id (nullable), created_at, updated_at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Belongs to a reporting User; optionally linked to a Station and/or Booking as handler context; has many TicketMessages. Routed per BR-TKT-01 (FR16).</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TicketMessage</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ticket_id, sender_id, body, created_at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Append-only conversation record; belongs to one SupportTicket. Inserted only, never updated or deleted — consistent with the ledger convention for historical tables.</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8. Out of Scope</w:t>
      </w:r>
    </w:p>
    <w:p>
      <w:pPr>
        <w:pStyle w:val="Normal"/>
        <w:spacing w:before="0" w:after="120"/>
        <w:rPr/>
      </w:pPr>
      <w:r>
        <w:rPr>
          <w:rFonts w:eastAsia="Arial" w:cs="Arial"/>
          <w:sz w:val="22"/>
          <w:szCs w:val="22"/>
        </w:rPr>
        <w:t>The following items are explicitly excluded from this project. They are documented to prevent scope creep and are candidates for future releases.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Item</w:t>
            </w:r>
          </w:p>
        </w:tc>
        <w:tc>
          <w:tcPr>
            <w:tcW w:w="65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Note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IoT hardware integration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PERMANENTLY out of scope. The system has no hardware signals, electronic locks, sensor data, or physical device communication of any kind. All charger status values are logical database records.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In-app legal document upload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 legal verification is handled offline. Admin approves manually.</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Route planning / navigation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Exists in competitor apps. Out of scope for this system.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Live financial transactions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gateways operate in sandbox/test mode only throughout the project.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Responsive web / desktop for Driver and Owner</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Driver uses a React Native mobile app. The Station Owner and Admin use a shared responsive web application. A dedicated owner mobile app is a candidate for a future release.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Custom cancellation policy per owner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Platform-default thresholds apply. Per-owner configuration is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SMS notifications</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Email notifications only. SMS is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Charging energy monitoring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does not measure kWh delivered or monitor battery state of charge.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 payment processing (in-app)</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License purchase payment flow is handled outside the platform in this project phase. License activation is recorded manually by admin.</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Staff workforce management</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Attendance / time tracking, shift scheduling, and payroll or performance-based compensation are outside the platform’s domain. ChargeOps records what a staff member did (tickets handled, connector status changes) for audit and accountability — never when they clocked in or what they are paid. Workforce management remains the Station Owner’s own responsibility, outside the system.</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 SLA tracking &amp; auto-escalation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v1 uses a manual priority field and manual admin reassignment only. Automated SLA timers and escalation chains are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 file attachments</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 general file-storage subsystem exists in v1; tickets are text-only. Adding attachments would introduce a storage infrastructure concern serving a single FR.</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Real-time ticket updates (WebSocket)</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Polling / manual refresh is acceptable at project scale; no real-time push layer is built for tickets or the console.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Per-permission (granular) access control</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Access control is role-based (RBAC) plus station-scoped resource checks. Fine-grained per-permission toggles for staff are a future feature.</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9. Business Rules</w:t>
      </w:r>
    </w:p>
    <w:p>
      <w:pPr>
        <w:pStyle w:val="Normal"/>
        <w:spacing w:before="0" w:after="120"/>
        <w:rPr/>
      </w:pPr>
      <w:r>
        <w:rPr>
          <w:rFonts w:eastAsia="Arial" w:cs="Arial"/>
          <w:sz w:val="22"/>
          <w:szCs w:val="22"/>
        </w:rPr>
        <w:t>Business rules define the domain-level constraints and policies that govern system behaviour, independent of any specific feature implementation. Every rule listed here is directly testable and cross-referenced to the functional or non-functional requirement that motivated it.</w:t>
      </w:r>
    </w:p>
    <w:p>
      <w:pPr>
        <w:pStyle w:val="Normal"/>
        <w:rPr/>
      </w:pPr>
      <w:r>
        <w:rPr/>
      </w:r>
    </w:p>
    <w:p>
      <w:pPr>
        <w:pStyle w:val="Heading2"/>
        <w:rPr/>
      </w:pPr>
      <w:r>
        <w:rPr>
          <w:rFonts w:eastAsia="Arial" w:cs="Arial" w:ascii="Arial" w:hAnsi="Arial"/>
          <w:b/>
          <w:bCs/>
          <w:sz w:val="28"/>
          <w:szCs w:val="28"/>
        </w:rPr>
        <w:t>9.1 Booking Rules (BR-BOK)</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Connector may hold only one booking over any given time range. Concurrent booking attempts whose time ranges overlap on the same Connector must be handled atomically — only one succeeds, the other receives an availability error.</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 NFR07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Prevents double-booking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slot reservation created at booking initiation is held for a maximum of 10 minutes. If payment is not completed within this window, the reservation is released and the slot becomes available again.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FR05, FR06</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Prevents slot hoarding</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8" w:author="Claude" w:date="2026-07-21T00:00:00Z">
              <w:r>
                <w:rPr>
                  <w:rFonts w:eastAsia="Arial" w:cs="Arial"/>
                  <w:b w:val="false"/>
                  <w:bCs w:val="false"/>
                  <w:color w:val="000000"/>
                  <w:sz w:val="20"/>
                  <w:szCs w:val="20"/>
                </w:rPr>
                <w:delText xml:space="preserve">A driver may not hold more than one active booking on the same Connector at overlapping times.</w:delText>
              </w:r>
            </w:del>
            <w:ins w:id="80009" w:author="Claude" w:date="2026-07-21T00:00:00Z">
              <w:r>
                <w:rPr>
                  <w:rFonts w:eastAsia="Arial" w:cs="Arial"/>
                  <w:b w:val="false"/>
                  <w:bCs w:val="false"/>
                  <w:color w:val="000000"/>
                  <w:sz w:val="20"/>
                  <w:szCs w:val="20"/>
                </w:rPr>
                <w:t xml:space="preserve">A driver may not hold more than one active booking on the same Connector at overlapping times. Concurrent bookings on different Connectors (same or different station) at overlapping times are permitted (see BR-BOK-08).</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Prevents duplicate bookings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check-in window opens at the slot start time and closes exactly 15 minutes after. A driver cannot check in before the slot start time or after the window has closed.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Defines valid scan window</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If a driver does not check in within 15 minutes of the slot start time, the booking is automatically cancelled. The refund applied is 0% (no-show treatment).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 FR08</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Auto-cancel rule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Cancellation is only permitted from Pending Payment or Confirmed states. A booking in Checked-In or Charging state cannot be cancelled.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Session in progress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BR-BOK-07</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When the driver marks the session as complete in the app, the system transitions the booking to Completed and releases the remaining slot time for new bookings.</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Session end trigger</w:t>
            </w:r>
          </w:p>
        </w:tc>
      </w:tr>
      <w:tr>
        <w:trPr>
          <w:ins w:id="80014" w:author="Claude" w:date="2026-07-21T00:00:00Z"/>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0" w:author="Claude" w:date="2026-07-21T00:00:00Z">
              <w:r>
                <w:rPr>
                  <w:rFonts w:eastAsia="Arial" w:cs="Arial"/>
                  <w:b/>
                  <w:bCs/>
                  <w:color w:val="000000"/>
                  <w:sz w:val="20"/>
                  <w:szCs w:val="20"/>
                </w:rPr>
                <w:t>BR-BOK-08</w:t>
              </w:r>
            </w:ins>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1" w:author="Claude" w:date="2026-07-21T00:00:00Z">
              <w:r>
                <w:rPr>
                  <w:rFonts w:eastAsia="Arial" w:cs="Arial"/>
                  <w:b w:val="false"/>
                  <w:bCs w:val="false"/>
                  <w:color w:val="000000"/>
                  <w:sz w:val="20"/>
                  <w:szCs w:val="20"/>
                </w:rPr>
                <w:t>A driver may hold concurrent bookings on different Connectors over the same time range, including at different stations. The system does not block this. When a driver books a Connector whose time range overlaps another active booking the driver already holds, the system shows a non-blocking warning (“You already have a booking in this time range at &lt;station&gt;. Continue?”) before confirming. The driver bears the consequences of overlapping bookings under the cancellation policy.</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2" w:author="Claude" w:date="2026-07-21T00:00:00Z">
              <w:r>
                <w:rPr>
                  <w:rFonts w:eastAsia="Arial" w:cs="Arial"/>
                  <w:b w:val="false"/>
                  <w:bCs w:val="false"/>
                  <w:color w:val="000000"/>
                  <w:sz w:val="20"/>
                  <w:szCs w:val="20"/>
                </w:rPr>
                <w:t>FR05</w:t>
              </w:r>
            </w:ins>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3" w:author="Claude" w:date="2026-07-21T00:00:00Z">
              <w:r>
                <w:rPr>
                  <w:rFonts w:eastAsia="Arial" w:cs="Arial"/>
                  <w:b w:val="false"/>
                  <w:bCs w:val="false"/>
                  <w:color w:val="000000"/>
                  <w:sz w:val="20"/>
                  <w:szCs w:val="20"/>
                </w:rPr>
                <w:t>Multi-booking policy</w:t>
              </w:r>
            </w:ins>
          </w:p>
        </w:tc>
      </w:tr>
    </w:tbl>
    <w:p>
      <w:pPr>
        <w:pStyle w:val="Normal"/>
        <w:rPr/>
      </w:pPr>
      <w:r>
        <w:rPr/>
      </w:r>
    </w:p>
    <w:p>
      <w:pPr>
        <w:pStyle w:val="Heading2"/>
        <w:rPr/>
      </w:pPr>
      <w:r>
        <w:rPr>
          <w:rFonts w:eastAsia="Arial" w:cs="Arial" w:ascii="Arial" w:hAnsi="Arial"/>
          <w:b/>
          <w:bCs/>
          <w:sz w:val="28"/>
          <w:szCs w:val="28"/>
        </w:rPr>
        <w:t>9.2 Payment and Refund Rules (BR-PAY)</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booking transitions to Confirmed status only after the payment gateway confirms successful slot payment collection. A booking never becomes Confirmed without a verified payment record.</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Payment integrity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Refund amount is determined by time remaining before slot start at the moment of cancellation — not by time elapsed since the booking was created.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Refund basis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Platform default cancellation policy: (a) 60+ minutes before slot start: 100% refund; (b) 15–60 minutes before slot start: 50% refund; (c) less than 15 minutes or no-show: 0% refund.</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Refund tiers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failures must not cancel or invalidate an in-progress booking. The system retains the booking in its current state and allows the driver to retry payment within the reservation timeout window.</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FR06, NFR03</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Resilience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full slot payment is recorded in the ledger at payment confirmation time. The Payment record stores the amount, method, status, and gateway transaction reference for full auditability. The platform retains no commission; the entire amount is attributable to the station owner.</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Ledger accounting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Email notification failures must not affect the booking or payment outcome. Notifications are best-effort — a failed notification does not roll back a confirmed booking.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FR13</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Notification resilience</w:t>
            </w:r>
          </w:p>
        </w:tc>
      </w:tr>
    </w:tbl>
    <w:p>
      <w:pPr>
        <w:pStyle w:val="Normal"/>
        <w:rPr/>
      </w:pPr>
      <w:r>
        <w:rPr/>
      </w:r>
    </w:p>
    <w:p>
      <w:pPr>
        <w:pStyle w:val="Heading2"/>
        <w:rPr/>
      </w:pPr>
      <w:r>
        <w:rPr>
          <w:rFonts w:eastAsia="Arial" w:cs="Arial" w:ascii="Arial" w:hAnsi="Arial"/>
          <w:b/>
          <w:bCs/>
          <w:sz w:val="28"/>
          <w:szCs w:val="28"/>
        </w:rPr>
        <w:t>9.3 Charger and Provisioning Rules (BR-CHG)</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0" w:author="Claude" w:date="2026-07-21T00:00:00Z">
              <w:r>
                <w:rPr>
                  <w:rFonts w:eastAsia="Arial" w:cs="Arial"/>
                  <w:b w:val="false"/>
                  <w:bCs w:val="false"/>
                  <w:color w:val="000000"/>
                  <w:sz w:val="20"/>
                  <w:szCs w:val="20"/>
                </w:rPr>
                <w:delText xml:space="preserve">A charger in UNCLAIMED or SUSPENDED status is not visible to drivers in search or map results and cannot receive bookings.</w:delText>
              </w:r>
            </w:del>
            <w:ins w:id="80001" w:author="Claude" w:date="2026-07-21T00:00:00Z">
              <w:r>
                <w:rPr>
                  <w:rFonts w:eastAsia="Arial" w:cs="Arial"/>
                  <w:b w:val="false"/>
                  <w:bCs w:val="false"/>
                  <w:color w:val="000000"/>
                  <w:sz w:val="20"/>
                  <w:szCs w:val="20"/>
                </w:rPr>
                <w:t xml:space="preserve">A Charge Point in UNCLAIMED or SUSPENDED provisioning status (with all its Connectors) is not visible to drivers in search or map results and cannot receive bookings.</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Visibility control</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02" w:author="Claude" w:date="2026-07-21T00:00:00Z">
              <w:r>
                <w:rPr>
                  <w:rFonts w:eastAsia="Arial" w:cs="Arial"/>
                  <w:b w:val="false"/>
                  <w:bCs w:val="false"/>
                  <w:color w:val="000000"/>
                  <w:sz w:val="20"/>
                  <w:szCs w:val="20"/>
                </w:rPr>
                <w:delText xml:space="preserve">The QR code on a physical charger encodes only the Charger ID. It is a read-only identifier label. It is not used for ownership transfer or any administrative action — only for driver check-in identification.</w:delText>
              </w:r>
            </w:del>
            <w:ins w:id="80003" w:author="Claude" w:date="2026-07-21T00:00:00Z">
              <w:r>
                <w:rPr>
                  <w:rFonts w:eastAsia="Arial" w:cs="Arial"/>
                  <w:b w:val="false"/>
                  <w:bCs w:val="false"/>
                  <w:color w:val="000000"/>
                  <w:sz w:val="20"/>
                  <w:szCs w:val="20"/>
                </w:rPr>
                <w:t xml:space="preserve">The QR code on a physical Connector encodes only that Connector’s id (its Charger ID). It is a read-only identifier label, not used for ownership transfer or any administrative action — only for driver check-in identification.</w:t>
              </w:r>
            </w:ins>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purpose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Hardware attributes (connector type, power rating, QR code token) are immutably locked after provisioning and can only be modified by admin. This protects driver booking decisions made based on those values.</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 FR10</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Hardware integrity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04" w:author="Claude" w:date="2026-07-21T00:00:00Z">
              <w:r>
                <w:rPr>
                  <w:rFonts w:eastAsia="Arial" w:cs="Arial"/>
                  <w:b w:val="false"/>
                  <w:bCs w:val="false"/>
                  <w:color w:val="000000"/>
                  <w:sz w:val="20"/>
                  <w:szCs w:val="20"/>
                </w:rPr>
                <w:delText xml:space="preserve">Each charger QR code maps to exactly one charger record in the system and never changes after provisioning. If a QR sticker is physically damaged or lost, admin must suspend the old charger record and provision a new one with a new QR code.</w:delText>
              </w:r>
            </w:del>
            <w:ins w:id="80005" w:author="Claude" w:date="2026-07-21T00:00:00Z">
              <w:r>
                <w:rPr>
                  <w:rFonts w:eastAsia="Arial" w:cs="Arial"/>
                  <w:b w:val="false"/>
                  <w:bCs w:val="false"/>
                  <w:color w:val="000000"/>
                  <w:sz w:val="20"/>
                  <w:szCs w:val="20"/>
                </w:rPr>
                <w:t xml:space="preserve">Each QR code maps to exactly one Connector record in the system and never changes after provisioning. If a QR sticker is physically damaged or lost, admin must replace that Connector’s QR (issue a new token/image); the Charge Point and other Connectors are unaffected.</w:t>
              </w:r>
            </w:ins>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immutability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6" w:author="Claude" w:date="2026-07-21T00:00:00Z">
              <w:r>
                <w:rPr>
                  <w:rFonts w:eastAsia="Arial" w:cs="Arial"/>
                  <w:b w:val="false"/>
                  <w:bCs w:val="false"/>
                  <w:color w:val="000000"/>
                  <w:sz w:val="20"/>
                  <w:szCs w:val="20"/>
                </w:rPr>
                <w:delText xml:space="preserve">An owner cannot set a charger to OFFLINE if that charger has existing bookings in Confirmed or Checked-In state. The owner must wait until all active bookings reach a terminal state.</w:delText>
              </w:r>
            </w:del>
            <w:ins w:id="80007" w:author="Claude" w:date="2026-07-21T00:00:00Z">
              <w:r>
                <w:rPr>
                  <w:rFonts w:eastAsia="Arial" w:cs="Arial"/>
                  <w:b w:val="false"/>
                  <w:bCs w:val="false"/>
                  <w:color w:val="000000"/>
                  <w:sz w:val="20"/>
                  <w:szCs w:val="20"/>
                </w:rPr>
                <w:t xml:space="preserve">An owner cannot set a Charge Point (or Connector) to OFFLINE if it has existing bookings in Confirmed or Checked-In state. The owner must wait until all active bookings reach a terminal state.</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FR10</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Active booking protection</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Charge Point’s max_power_kw is a display-only descriptive attribute; it is not an enforced booking constraint. Booking availability is decided per Connector only. Dynamic power-sharing between Connectors on the same Charge Point (where two active sessions split a shared power budget) is explicitly out of scope for v1: enforcing it would require an aggregate capacity check that the per-Connector exclusion invariant cannot express, and would replace a declarative database guarantee with hand-written application logic. As a static data-integrity check only, max_power_kw must be ≥ the highest power_kw among the Charge Point’s Connectors.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Power model scope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BR-CHG-07</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Connector’s power_kw must fall within 3.0–360.0 kW. The lower bound excludes Level 1 (residential 120V, ~1–1.8 kW) as not representative of commercial station hardware; Level 2 AC begins at ~3 kW. The upper bound covers the current commercial DC fast-charging range (roughly 50–350 kW) with a small safety margin. Optionally, AC connectors may be further capped at 22 kW, the physical ceiling of Level 2 AC imposed by the vehicle’s onboard charger. Hardware attributes remain admin-only after provisioning (see BR-CHG-03).</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Input validation</w:t>
            </w:r>
          </w:p>
        </w:tc>
      </w:tr>
    </w:tbl>
    <w:p>
      <w:pPr>
        <w:pStyle w:val="Normal"/>
        <w:rPr/>
      </w:pPr>
      <w:r>
        <w:rPr/>
      </w:r>
    </w:p>
    <w:p>
      <w:pPr>
        <w:pStyle w:val="Heading2"/>
        <w:rPr/>
      </w:pPr>
      <w:r>
        <w:rPr>
          <w:rFonts w:eastAsia="Arial" w:cs="Arial" w:ascii="Arial" w:hAnsi="Arial"/>
          <w:b/>
          <w:bCs/>
          <w:sz w:val="28"/>
          <w:szCs w:val="28"/>
        </w:rPr>
        <w:t>9.4 Station and License Rules (BR-STA)</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BR-STA-01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station is visible to drivers only when its status is ACTIVE (admin-approved) and it has a valid active license. Stations in PENDING, REJECTED, SUSPENDED status, or with an expired license, are hidden from all driver-facing views.</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Visibility + license gate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BR-STA-02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station owner may only manage chargers, operating hours, and pricing that belong to their own approved station. Cross-station access is prohibited.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 FR11</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Ownership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BR-STA-03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Operating-hours and pricing changes apply to new bookings only. An existing booking is never modified retroactively; the price it was quoted is preserved in its BookingPriceLine snapshot until the booking reaches a terminal state.</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FR11</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protection</w:t>
            </w:r>
          </w:p>
        </w:tc>
      </w:tr>
    </w:tbl>
    <w:p>
      <w:pPr>
        <w:pStyle w:val="Normal"/>
        <w:rPr/>
      </w:pPr>
      <w:r>
        <w:rPr/>
      </w:r>
    </w:p>
    <w:p>
      <w:pPr>
        <w:pStyle w:val="Heading2"/>
        <w:rPr/>
      </w:pPr>
      <w:r>
        <w:rPr>
          <w:rFonts w:eastAsia="Arial" w:cs="Arial" w:ascii="Arial" w:hAnsi="Arial"/>
          <w:b/>
          <w:bCs/>
          <w:sz w:val="28"/>
          <w:szCs w:val="28"/>
        </w:rPr>
        <w:t>9.5 Account and Access Rules (BR-ACC)</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user account is assigned one primary role at registration: DRIVER, OWNER, or ADMIN. Roles are additive, not exclusive: a user may additionally hold STATION_STAFF (e.g. DRIVER + STATION_STAFF), granted and revoked only by a Station Owner for their own stations (FR17). Users can never change or grant their own roles; DRIVER / OWNER / ADMIN changes require an explicit admin action.</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FR01</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Role immutability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BR-ACC-02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station owner account must be in APPROVED status and have an active license before they can create or manage stations and chargers.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FR12</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License gate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Every API endpoint is protected by role-based access control enforced at the server. A DRIVER cannot call owner or admin endpoints. An OWNER cannot call admin endpoints. A STATION_STAFF user may call only station-scoped operational endpoints, and only for stations they are assigned to (BR-ACC-04, BR-ACC-05). Violations return HTTP 403 Forbidden.</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NFR02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RBAC enforcement</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BR-ACC-04</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STATION_STAFF permissions are a strict subset of the owner’s operational permissions: view station bookings and connector status, toggle connector operational status, and handle station tickets. Staff cannot access pricing, revenue / analytics, staff management, or station configuration (see FR17 capability matrix).</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Staff permission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Station-scoped authorization is enforced server-side as a resource-based check in addition to RBAC: a user may act on a station only if they are its owner or hold a StationStaff assignment for it. Client-side route or menu guards are never the enforcement mechanism.</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 NFR02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Resource-based access</w:t>
            </w:r>
          </w:p>
        </w:tc>
      </w:tr>
    </w:tbl>
    <w:p>
      <w:pPr>
        <w:pStyle w:val="Normal"/>
        <w:rPr/>
      </w:pPr>
      <w:r>
        <w:rPr/>
      </w:r>
    </w:p>
    <w:p>
      <w:pPr>
        <w:pStyle w:val="Normal"/>
        <w:rPr/>
      </w:pPr>
      <w:r>
        <w:rPr/>
      </w:r>
      <w:r>
        <w:br w:type="page"/>
      </w:r>
    </w:p>
    <w:p>
      <w:pPr>
        <w:pStyle w:val="Heading2"/>
        <w:spacing w:before="0" w:after="120"/>
        <w:rPr/>
      </w:pPr>
      <w:r>
        <w:rPr>
          <w:rFonts w:eastAsia="Arial" w:cs="Arial" w:ascii="Arial" w:hAnsi="Arial"/>
          <w:b/>
          <w:bCs/>
          <w:sz w:val="28"/>
          <w:szCs w:val="28"/>
        </w:rPr>
        <w:t>9.6 Support Ticket and Staff Rules (BR-TKT)</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Tickets are routed by category: station-scoped tickets (CHARGING_ISSUE, and BOOKING tickets linked to a station) route to that station’s Owner and assigned Staff; PAYMENT, ACCOUNT, and OTHER tickets route to Admin. Admin may view, reassign, and escalate any ticket.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routing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BR-TKT-02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Owner or Staff member may only view and act on tickets belonging to stations they own or are assigned to. Cross-station ticket access is prohibited and enforced server-side (see BR-ACC-05).</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Ticket access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messages are append-only and are never edited or deleted after posting. RESOLVED may only be set by the handler; CLOSED occurs on reporter confirmation or by auto-close after a configurable number of days without reporter response.</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Thread integrity + lifecycle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BR-TKT-04</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activity records (assignee, timestamps, status changes) exist for audit and accountability only. The system does not derive work hours, attendance, or compensation from them — workforce management is outside the platform’s domain boundary (Section 8).</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Domain boundary</w:t>
            </w:r>
          </w:p>
        </w:tc>
      </w:tr>
    </w:tbl>
    <w:p>
      <w:pPr>
        <w:pStyle w:val="Normal"/>
        <w:rPr/>
      </w:pPr>
      <w:r>
        <w:rPr/>
      </w:r>
    </w:p>
    <w:p>
      <w:pPr>
        <w:pStyle w:val="Heading1"/>
        <w:rPr/>
      </w:pPr>
      <w:r>
        <w:rPr>
          <w:rFonts w:eastAsia="Arial" w:cs="Arial" w:ascii="Arial" w:hAnsi="Arial"/>
          <w:b/>
          <w:bCs/>
          <w:sz w:val="32"/>
          <w:szCs w:val="32"/>
        </w:rPr>
        <w:t>10. Open Items</w:t>
      </w:r>
    </w:p>
    <w:p>
      <w:pPr>
        <w:pStyle w:val="Normal"/>
        <w:spacing w:before="0" w:after="120"/>
        <w:rPr/>
      </w:pPr>
      <w:r>
        <w:rPr>
          <w:rFonts w:eastAsia="Arial" w:cs="Arial"/>
          <w:sz w:val="22"/>
          <w:szCs w:val="22"/>
        </w:rPr>
        <w:t>The following items require supervisor confirmation before being finalised in the implementation plan.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599"/>
        <w:gridCol w:w="3801"/>
        <w:gridCol w:w="2799"/>
        <w:gridCol w:w="216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w:t>
            </w:r>
          </w:p>
        </w:tc>
        <w:tc>
          <w:tcPr>
            <w:tcW w:w="38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Question</w:t>
            </w:r>
          </w:p>
        </w:tc>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Impact</w:t>
            </w:r>
          </w:p>
        </w:tc>
        <w:tc>
          <w:tcPr>
            <w:tcW w:w="2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1</w:t>
            </w:r>
          </w:p>
        </w:tc>
        <w:tc>
          <w:tcPr>
            <w:tcW w:w="38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Should the map provider be fixed as Google Maps (cost implications for academic project), or is OpenStreetMap preferred?</w:t>
            </w:r>
          </w:p>
        </w:tc>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FR03 implementation</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2</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Is VNPay sandbox sufficient for demonstrating payment integration, or should MoMo/ZaloPay also be demonstrated?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FR06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3</w:t>
            </w:r>
          </w:p>
        </w:tc>
        <w:tc>
          <w:tcPr>
            <w:tcW w:w="38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RESOLVED: The platform revenue model is license-based — station owners pay a monthly/yearly subscription per station (e.g. 200,000–500,000 VND/month). The platform retains no commission on session payments; the driver’s slot payment flows directly to the station owner through the licensed gateway, and the platform records transactions on a ledger-only basis. This avoids State Bank of Vietnam payment-intermediary licensing.</w:t>
            </w:r>
          </w:p>
        </w:tc>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 revenue model, Payment entity</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Open — awaiting supervisor confirmation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4</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26" w:author="Claude" w:date="2026-07-21T00:00:00Z">
              <w:r>
                <w:rPr>
                  <w:rFonts w:eastAsia="Arial" w:cs="Arial"/>
                  <w:b w:val="false"/>
                  <w:bCs w:val="false"/>
                  <w:color w:val="000000"/>
                  <w:sz w:val="20"/>
                  <w:szCs w:val="20"/>
                </w:rPr>
                <w:delText xml:space="preserve">Should a driver be permitted to hold simultaneous bookings at two different stations at the same time?</w:delText>
              </w:r>
            </w:del>
            <w:ins w:id="80027" w:author="Claude" w:date="2026-07-21T00:00:00Z">
              <w:r>
                <w:rPr>
                  <w:rFonts w:eastAsia="Arial" w:cs="Arial"/>
                  <w:b w:val="false"/>
                  <w:bCs w:val="false"/>
                  <w:color w:val="000000"/>
                  <w:sz w:val="20"/>
                  <w:szCs w:val="20"/>
                </w:rPr>
                <w:t xml:space="preserve">RESOLVED: A driver may hold simultaneous bookings on different Connectors, including at two different stations at overlapping times. The system permits this and shows a non-blocking overlap warning at booking time (BR-BOK-08); the driver bears cancellation-policy consequences. Rationale: revenue accrues to the owner and mis-booking risk is the driver’s own.</w:t>
              </w:r>
            </w:ins>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BR-BOK-03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5</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Should TOU pricing support a per-station override by the owner, or should a single platform-default rate table apply to all stations?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FR11 Owner Pricing &amp; Hours screen; tou_rates data model</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6</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Should adding an existing user as station staff require that user’s explicit acceptance (invitation flow), or take effect immediately? v1 position: immediate effect, documented as a simplification (FR17).</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FR17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bl>
    <w:p>
      <w:pPr>
        <w:pStyle w:val="Normal"/>
        <w:rPr/>
      </w:pPr>
      <w:r>
        <w:rPr/>
      </w:r>
    </w:p>
    <w:p>
      <w:pPr>
        <w:pStyle w:val="Normal"/>
        <w:spacing w:before="400" w:after="0"/>
        <w:jc w:val="center"/>
        <w:rPr/>
      </w:pPr>
      <w:r>
        <w:rPr>
          <w:rFonts w:eastAsia="Arial" w:cs="Arial"/>
          <w:i/>
          <w:iCs/>
          <w:color w:val="888888"/>
          <w:sz w:val="20"/>
          <w:szCs w:val="20"/>
        </w:rPr>
        <w:t xml:space="preserve">— End of Document —</w:t>
      </w:r>
    </w:p>
    <w:p>
      <w:pPr>
        <w:pStyle w:val="Normal"/>
        <w:rPr/>
      </w:pPr>
      <w:r>
        <w:rPr/>
      </w:r>
    </w:p>
    <w:p>
      <w:pPr>
        <w:pStyle w:val="Normal"/>
        <w:jc w:val="center"/>
        <w:rPr/>
      </w:pPr>
      <w:r>
        <w:rPr>
          <w:rFonts w:eastAsia="Arial" w:cs="Arial"/>
          <w:color w:val="888888"/>
          <w:sz w:val="18"/>
          <w:szCs w:val="18"/>
        </w:rPr>
        <w:t>Pham Duc Thang  |  001407356  |  BSc (Hons) Computing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666666"/>
        <w:sz w:val="16"/>
        <w:szCs w:val="16"/>
      </w:rPr>
      <w:t>Pham Duc Thang  |  001407356  |  BSc (Hons) Computing  |  ChargeOps SRS v4.5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666666"/>
        <w:sz w:val="16"/>
        <w:szCs w:val="16"/>
      </w:rPr>
      <w:t>Pham Duc Thang  |  001407356  |  BSc (Hons) Computing  |  ChargeOps SRS v4.5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b/>
        <w:bCs/>
        <w:color w:val="2E75B6"/>
        <w:sz w:val="18"/>
        <w:szCs w:val="18"/>
      </w:rPr>
      <w:t>ChargeOps — SRS v4.5</w:t>
    </w:r>
    <w:r>
      <w:rPr>
        <w:rFonts w:eastAsia="Arial" w:cs="Arial"/>
        <w:color w:val="999999"/>
        <w:sz w:val="18"/>
        <w:szCs w:val="18"/>
      </w:rPr>
      <w:tab/>
      <w:t>DRAFT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b/>
        <w:bCs/>
        <w:color w:val="2E75B6"/>
        <w:sz w:val="18"/>
        <w:szCs w:val="18"/>
      </w:rPr>
      <w:t>ChargeOps — SRS v4.5</w:t>
    </w:r>
    <w:r>
      <w:rPr>
        <w:rFonts w:eastAsia="Arial" w:cs="Arial"/>
        <w:color w:val="999999"/>
        <w:sz w:val="18"/>
        <w:szCs w:val="18"/>
      </w:rPr>
      <w:tab/>
      <w:t>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2E75B6"/>
      </w:pBdr>
      <w:spacing w:before="360" w:after="16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spacing w:before="160" w:after="8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22</Pages>
  <Words>763</Words>
  <Characters>4393</Characters>
  <CharactersWithSpaces>5075</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2026-06-05T10:38:23Z</dcterms:created>
  <dc:creator>Un-named</dc:creator>
  <dc:description/>
  <dc:language>en-US</dc:language>
  <cp:lastModifiedBy/>
  <dcterms:modified xsi:type="dcterms:W3CDTF">2026-07-21T10:01:44Z</dcterms:modified>
  <cp:revision>2</cp:revision>
  <dc:subject/>
  <dc:title/>
</cp:coreProperties>
</file>